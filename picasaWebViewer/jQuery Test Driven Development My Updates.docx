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056" w:rsidRDefault="00F43C6C" w:rsidP="00A6019C">
      <w:pPr>
        <w:pStyle w:val="Title"/>
      </w:pPr>
      <w:r>
        <w:t>jQuery Test Driven Development</w:t>
      </w:r>
    </w:p>
    <w:p w:rsidR="00A86839" w:rsidRDefault="00A86839" w:rsidP="0015784D">
      <w:r>
        <w:t>Elijah Manor</w:t>
      </w:r>
    </w:p>
    <w:p w:rsidR="00F43C6C" w:rsidRDefault="00E91EF8" w:rsidP="0015784D">
      <w:r>
        <w:t xml:space="preserve">This article </w:t>
      </w:r>
      <w:r w:rsidR="00A6019C">
        <w:t xml:space="preserve">takes you on </w:t>
      </w:r>
      <w:r>
        <w:t xml:space="preserve">a journey </w:t>
      </w:r>
      <w:r w:rsidR="00A6019C">
        <w:t xml:space="preserve">of </w:t>
      </w:r>
      <w:r>
        <w:t xml:space="preserve">how you might implement </w:t>
      </w:r>
      <w:r w:rsidR="00A6019C">
        <w:t>u</w:t>
      </w:r>
      <w:r>
        <w:t xml:space="preserve">nit </w:t>
      </w:r>
      <w:r w:rsidR="00A6019C">
        <w:t>t</w:t>
      </w:r>
      <w:r>
        <w:t xml:space="preserve">ests for your JavaScript code. More specifically, </w:t>
      </w:r>
      <w:r w:rsidR="00A6019C">
        <w:t xml:space="preserve">I’ll describe </w:t>
      </w:r>
      <w:r>
        <w:t xml:space="preserve">how to write a jQuery </w:t>
      </w:r>
      <w:r w:rsidR="00A6019C">
        <w:t>p</w:t>
      </w:r>
      <w:r>
        <w:t xml:space="preserve">lugin using the </w:t>
      </w:r>
      <w:r w:rsidR="00A6019C">
        <w:t>t</w:t>
      </w:r>
      <w:r>
        <w:t>est</w:t>
      </w:r>
      <w:r w:rsidR="00A6019C">
        <w:t>-d</w:t>
      </w:r>
      <w:r>
        <w:t xml:space="preserve">riven </w:t>
      </w:r>
      <w:r w:rsidR="00A6019C">
        <w:t>d</w:t>
      </w:r>
      <w:r>
        <w:t>evelopment</w:t>
      </w:r>
      <w:r w:rsidR="00A6019C">
        <w:t xml:space="preserve"> </w:t>
      </w:r>
      <w:r>
        <w:t xml:space="preserve">paradigm. </w:t>
      </w:r>
    </w:p>
    <w:p w:rsidR="00764D4A" w:rsidRDefault="0015784D" w:rsidP="00F43C6C">
      <w:r>
        <w:t xml:space="preserve">Many of you may be </w:t>
      </w:r>
      <w:r w:rsidR="00A6019C">
        <w:t>familiar with u</w:t>
      </w:r>
      <w:r>
        <w:t xml:space="preserve">nit </w:t>
      </w:r>
      <w:r w:rsidR="00A6019C">
        <w:t>t</w:t>
      </w:r>
      <w:r>
        <w:t>esting in other languages</w:t>
      </w:r>
      <w:r w:rsidR="00A6019C">
        <w:t>,</w:t>
      </w:r>
      <w:r>
        <w:t xml:space="preserve"> such as .NET, Ruby, </w:t>
      </w:r>
      <w:r w:rsidR="008B105E">
        <w:t xml:space="preserve">and </w:t>
      </w:r>
      <w:r>
        <w:t xml:space="preserve">Java, but </w:t>
      </w:r>
      <w:r w:rsidR="00A6019C">
        <w:t xml:space="preserve">this practice isn’t </w:t>
      </w:r>
      <w:r>
        <w:t>as frequent</w:t>
      </w:r>
      <w:r w:rsidR="00A6019C">
        <w:t>ly used</w:t>
      </w:r>
      <w:r>
        <w:t xml:space="preserve"> in the JavaScript world. </w:t>
      </w:r>
      <w:r w:rsidR="00A6019C">
        <w:t xml:space="preserve">Because </w:t>
      </w:r>
      <w:r w:rsidR="00F43C6C">
        <w:t>more client</w:t>
      </w:r>
      <w:r w:rsidR="00A6019C">
        <w:t xml:space="preserve"> </w:t>
      </w:r>
      <w:r w:rsidR="00F43C6C">
        <w:t xml:space="preserve">code is being placed on the browser </w:t>
      </w:r>
      <w:r>
        <w:t>to support richer UI experience</w:t>
      </w:r>
      <w:r w:rsidR="00A6019C">
        <w:t>s</w:t>
      </w:r>
      <w:r>
        <w:t xml:space="preserve"> and better interaction with users, </w:t>
      </w:r>
      <w:r w:rsidR="00F43C6C">
        <w:t>hav</w:t>
      </w:r>
      <w:r w:rsidR="00A6019C">
        <w:t>ing</w:t>
      </w:r>
      <w:r w:rsidR="00F43C6C">
        <w:t xml:space="preserve"> </w:t>
      </w:r>
      <w:r w:rsidR="00A6019C">
        <w:t>u</w:t>
      </w:r>
      <w:r w:rsidR="00F43C6C">
        <w:t xml:space="preserve">nit </w:t>
      </w:r>
      <w:r w:rsidR="00A6019C">
        <w:t>t</w:t>
      </w:r>
      <w:r w:rsidR="00F43C6C">
        <w:t>est</w:t>
      </w:r>
      <w:r w:rsidR="00A6019C">
        <w:t>s that</w:t>
      </w:r>
      <w:r w:rsidR="00F43C6C">
        <w:t xml:space="preserve"> cover</w:t>
      </w:r>
      <w:r w:rsidR="00A6019C">
        <w:t xml:space="preserve"> these areas of development makes sense </w:t>
      </w:r>
      <w:r w:rsidR="00F43C6C">
        <w:t>as well.</w:t>
      </w:r>
    </w:p>
    <w:p w:rsidR="00823D99" w:rsidRDefault="00C46A95">
      <w:pPr>
        <w:pStyle w:val="Heading1"/>
      </w:pPr>
      <w:r>
        <w:t>Test Driven Development</w:t>
      </w:r>
    </w:p>
    <w:p w:rsidR="0026591B" w:rsidRDefault="00F43C6C" w:rsidP="00F43C6C">
      <w:r>
        <w:t>Test</w:t>
      </w:r>
      <w:r w:rsidR="00A6019C">
        <w:t>-d</w:t>
      </w:r>
      <w:r>
        <w:t xml:space="preserve">riven </w:t>
      </w:r>
      <w:r w:rsidR="00A6019C">
        <w:t>d</w:t>
      </w:r>
      <w:r>
        <w:t xml:space="preserve">evelopment (TDD) is </w:t>
      </w:r>
      <w:r w:rsidR="00A6019C">
        <w:t>a</w:t>
      </w:r>
      <w:r>
        <w:t xml:space="preserve"> process in which </w:t>
      </w:r>
      <w:r w:rsidR="00A6019C">
        <w:t>you</w:t>
      </w:r>
      <w:r>
        <w:t xml:space="preserve"> write tests before </w:t>
      </w:r>
      <w:r w:rsidR="00A6019C">
        <w:t>you</w:t>
      </w:r>
      <w:r>
        <w:t xml:space="preserve"> actually write the code for </w:t>
      </w:r>
      <w:r w:rsidR="00A6019C">
        <w:t>you</w:t>
      </w:r>
      <w:r>
        <w:t xml:space="preserve">r application. </w:t>
      </w:r>
      <w:hyperlink r:id="rId5" w:history="1">
        <w:r w:rsidR="00F13111" w:rsidRPr="0026591B">
          <w:rPr>
            <w:rStyle w:val="Hyperlink"/>
          </w:rPr>
          <w:t>Jeffery Palermo</w:t>
        </w:r>
      </w:hyperlink>
      <w:r w:rsidR="00F13111">
        <w:t xml:space="preserve"> wrote a good </w:t>
      </w:r>
      <w:r w:rsidR="0026591B">
        <w:t>introducto</w:t>
      </w:r>
      <w:r w:rsidR="00A6019C">
        <w:t>ry</w:t>
      </w:r>
      <w:r w:rsidR="0026591B">
        <w:t xml:space="preserve"> article on MSDN</w:t>
      </w:r>
      <w:r w:rsidR="00A6019C">
        <w:t>,</w:t>
      </w:r>
      <w:r w:rsidR="0026591B">
        <w:t xml:space="preserve"> </w:t>
      </w:r>
      <w:hyperlink r:id="rId6" w:history="1">
        <w:r w:rsidR="0026591B" w:rsidRPr="0026591B">
          <w:rPr>
            <w:rStyle w:val="Hyperlink"/>
          </w:rPr>
          <w:t>Guidelines for Test-Driven Development</w:t>
        </w:r>
      </w:hyperlink>
      <w:r w:rsidR="0026591B">
        <w:t xml:space="preserve">. In that article he lays out the basic process of what TDD looks like. I'll summarize </w:t>
      </w:r>
      <w:r w:rsidR="0015784D">
        <w:t>those steps from his post here</w:t>
      </w:r>
      <w:r w:rsidR="0026591B">
        <w:t>, but I encourage you to read his full article.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Understand the scope of your feature or requirement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Create a test that you know will fail</w:t>
      </w:r>
    </w:p>
    <w:p w:rsidR="0026591B" w:rsidRDefault="0026591B" w:rsidP="0026591B">
      <w:pPr>
        <w:pStyle w:val="ListParagraph"/>
        <w:numPr>
          <w:ilvl w:val="0"/>
          <w:numId w:val="3"/>
        </w:numPr>
      </w:pPr>
      <w:r>
        <w:t>Call a method that doesn't exist or behave correctly yet</w:t>
      </w:r>
    </w:p>
    <w:p w:rsidR="0026591B" w:rsidRDefault="0026591B" w:rsidP="0026591B">
      <w:pPr>
        <w:pStyle w:val="ListParagraph"/>
        <w:numPr>
          <w:ilvl w:val="0"/>
          <w:numId w:val="3"/>
        </w:numPr>
      </w:pPr>
      <w:r>
        <w:t xml:space="preserve">This is </w:t>
      </w:r>
      <w:r w:rsidR="008B105E">
        <w:t>important</w:t>
      </w:r>
      <w:r>
        <w:t xml:space="preserve"> because you don't want your tests to pass by accident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>Make your failed test pass by adding a minimal amount of code</w:t>
      </w:r>
    </w:p>
    <w:p w:rsidR="0026591B" w:rsidRDefault="0026591B" w:rsidP="0026591B">
      <w:pPr>
        <w:pStyle w:val="ListParagraph"/>
        <w:numPr>
          <w:ilvl w:val="0"/>
          <w:numId w:val="4"/>
        </w:numPr>
      </w:pPr>
      <w:r>
        <w:t>Change the code so that it will pass, but don't go overboard</w:t>
      </w:r>
    </w:p>
    <w:p w:rsidR="00C46A95" w:rsidRDefault="00C46A95" w:rsidP="0026591B">
      <w:pPr>
        <w:pStyle w:val="ListParagraph"/>
        <w:numPr>
          <w:ilvl w:val="0"/>
          <w:numId w:val="4"/>
        </w:numPr>
      </w:pPr>
      <w:r>
        <w:t>Writing minimal code helps enforce not writ</w:t>
      </w:r>
      <w:r w:rsidR="00A6019C">
        <w:t>ing</w:t>
      </w:r>
      <w:r>
        <w:t xml:space="preserve"> </w:t>
      </w:r>
      <w:r w:rsidR="00A21B1B">
        <w:t xml:space="preserve">code </w:t>
      </w:r>
      <w:r>
        <w:t>you don't need</w:t>
      </w:r>
    </w:p>
    <w:p w:rsidR="0026591B" w:rsidRDefault="0026591B" w:rsidP="0026591B">
      <w:pPr>
        <w:pStyle w:val="ListParagraph"/>
        <w:numPr>
          <w:ilvl w:val="0"/>
          <w:numId w:val="1"/>
        </w:numPr>
      </w:pPr>
      <w:r>
        <w:t xml:space="preserve">Modify your code to make any </w:t>
      </w:r>
      <w:r w:rsidR="00A21B1B">
        <w:t xml:space="preserve">necessary </w:t>
      </w:r>
      <w:r>
        <w:t>improvements</w:t>
      </w:r>
    </w:p>
    <w:p w:rsidR="00F43C6C" w:rsidRDefault="00C46A95" w:rsidP="00F43C6C">
      <w:pPr>
        <w:pStyle w:val="ListParagraph"/>
        <w:numPr>
          <w:ilvl w:val="0"/>
          <w:numId w:val="5"/>
        </w:numPr>
      </w:pPr>
      <w:r>
        <w:t xml:space="preserve">This is </w:t>
      </w:r>
      <w:r w:rsidR="008B105E">
        <w:t xml:space="preserve">the point at which </w:t>
      </w:r>
      <w:r>
        <w:t xml:space="preserve">you can refactor into methods, rename variables, </w:t>
      </w:r>
      <w:commentRangeStart w:id="0"/>
      <w:r>
        <w:t>redesign</w:t>
      </w:r>
      <w:commentRangeEnd w:id="0"/>
      <w:ins w:id="1" w:author="Elijah Manor" w:date="2010-01-24T21:37:00Z">
        <w:r w:rsidR="00812DF3">
          <w:t xml:space="preserve"> your interfaces</w:t>
        </w:r>
      </w:ins>
      <w:r w:rsidR="008B105E">
        <w:rPr>
          <w:rStyle w:val="CommentReference"/>
        </w:rPr>
        <w:commentReference w:id="0"/>
      </w:r>
      <w:r>
        <w:t xml:space="preserve">, </w:t>
      </w:r>
      <w:r w:rsidR="00A21B1B">
        <w:t>and so on</w:t>
      </w:r>
    </w:p>
    <w:p w:rsidR="00823D99" w:rsidRDefault="00F43C6C">
      <w:pPr>
        <w:pStyle w:val="Heading1"/>
      </w:pPr>
      <w:r>
        <w:t xml:space="preserve">Tools of </w:t>
      </w:r>
      <w:r w:rsidR="00A21B1B">
        <w:t>t</w:t>
      </w:r>
      <w:r>
        <w:t>he JavaScript Trade</w:t>
      </w:r>
    </w:p>
    <w:p w:rsidR="0033224F" w:rsidRDefault="008B105E" w:rsidP="00C46A95">
      <w:r>
        <w:t>T</w:t>
      </w:r>
      <w:r w:rsidR="0033224F">
        <w:t xml:space="preserve">o </w:t>
      </w:r>
      <w:r w:rsidR="00A21B1B">
        <w:t>u</w:t>
      </w:r>
      <w:r w:rsidR="0033224F">
        <w:t xml:space="preserve">nit </w:t>
      </w:r>
      <w:r w:rsidR="00A21B1B">
        <w:t>t</w:t>
      </w:r>
      <w:r w:rsidR="0033224F">
        <w:t xml:space="preserve">est your code effectively you need some tools to help you along. </w:t>
      </w:r>
      <w:r w:rsidR="00A21B1B">
        <w:t>M</w:t>
      </w:r>
      <w:r w:rsidR="00C46A95">
        <w:t xml:space="preserve">any different JavaScript tools </w:t>
      </w:r>
      <w:r w:rsidR="00A21B1B">
        <w:t xml:space="preserve">are </w:t>
      </w:r>
      <w:r w:rsidR="00C46A95">
        <w:t xml:space="preserve">available </w:t>
      </w:r>
      <w:r w:rsidR="0033224F">
        <w:t xml:space="preserve">for you to choose from, but after quite a bit of research </w:t>
      </w:r>
      <w:r w:rsidR="00C46A95">
        <w:t>I have settle</w:t>
      </w:r>
      <w:r w:rsidR="0033224F">
        <w:t>d</w:t>
      </w:r>
      <w:r w:rsidR="00C46A95">
        <w:t xml:space="preserve"> </w:t>
      </w:r>
      <w:r w:rsidR="00A21B1B">
        <w:t xml:space="preserve">on </w:t>
      </w:r>
      <w:r w:rsidR="0033224F">
        <w:t xml:space="preserve">these </w:t>
      </w:r>
      <w:r w:rsidR="00C46A95">
        <w:t>three</w:t>
      </w:r>
      <w:r w:rsidR="00A21B1B">
        <w:t>.</w:t>
      </w:r>
    </w:p>
    <w:p w:rsidR="00823D99" w:rsidRDefault="0033224F">
      <w:pPr>
        <w:pStyle w:val="Heading2"/>
      </w:pPr>
      <w:r>
        <w:t>Unit Testing Tool</w:t>
      </w:r>
    </w:p>
    <w:p w:rsidR="00C46A95" w:rsidRDefault="00A21B1B" w:rsidP="00C46A95">
      <w:r>
        <w:t xml:space="preserve">Because </w:t>
      </w:r>
      <w:r w:rsidR="00C46A95">
        <w:t xml:space="preserve">most of the JavaScript work I do is </w:t>
      </w:r>
      <w:r>
        <w:t xml:space="preserve">related to </w:t>
      </w:r>
      <w:r w:rsidR="00C46A95">
        <w:t>jQuery</w:t>
      </w:r>
      <w:r w:rsidR="0015784D">
        <w:t>,</w:t>
      </w:r>
      <w:r w:rsidR="00C46A95">
        <w:t xml:space="preserve"> it ma</w:t>
      </w:r>
      <w:ins w:id="2" w:author="Elijah Manor" w:date="2010-01-24T22:04:00Z">
        <w:r w:rsidR="005576BB">
          <w:t>de</w:t>
        </w:r>
      </w:ins>
      <w:del w:id="3" w:author="Elijah Manor" w:date="2010-01-24T22:04:00Z">
        <w:r w:rsidDel="005576BB">
          <w:delText>kes</w:delText>
        </w:r>
      </w:del>
      <w:r w:rsidR="00C46A95">
        <w:t xml:space="preserve"> sense for me to pick </w:t>
      </w:r>
      <w:hyperlink r:id="rId8" w:history="1">
        <w:r w:rsidR="00C46A95" w:rsidRPr="0015784D">
          <w:rPr>
            <w:rStyle w:val="Hyperlink"/>
          </w:rPr>
          <w:t>QUnit</w:t>
        </w:r>
      </w:hyperlink>
      <w:r w:rsidR="00C46A95">
        <w:t xml:space="preserve"> as my </w:t>
      </w:r>
      <w:r>
        <w:t>u</w:t>
      </w:r>
      <w:r w:rsidR="00C46A95">
        <w:t>nit</w:t>
      </w:r>
      <w:r>
        <w:t>-t</w:t>
      </w:r>
      <w:r w:rsidR="00C46A95">
        <w:t>esting tool</w:t>
      </w:r>
      <w:r w:rsidR="0033224F">
        <w:t xml:space="preserve">. </w:t>
      </w:r>
      <w:r>
        <w:t>QUnit</w:t>
      </w:r>
      <w:r w:rsidR="0033224F">
        <w:t xml:space="preserve"> was </w:t>
      </w:r>
      <w:r w:rsidR="00C46A95">
        <w:t xml:space="preserve">developed by </w:t>
      </w:r>
      <w:hyperlink r:id="rId9" w:history="1">
        <w:r w:rsidR="00C46A95" w:rsidRPr="0015784D">
          <w:rPr>
            <w:rStyle w:val="Hyperlink"/>
          </w:rPr>
          <w:t xml:space="preserve">John </w:t>
        </w:r>
        <w:proofErr w:type="spellStart"/>
        <w:r w:rsidR="00C46A95" w:rsidRPr="0015784D">
          <w:rPr>
            <w:rStyle w:val="Hyperlink"/>
          </w:rPr>
          <w:t>Resig</w:t>
        </w:r>
        <w:proofErr w:type="spellEnd"/>
      </w:hyperlink>
      <w:r w:rsidR="00C46A95">
        <w:t xml:space="preserve"> and </w:t>
      </w:r>
      <w:r w:rsidR="0033224F">
        <w:t xml:space="preserve">was </w:t>
      </w:r>
      <w:r w:rsidR="00C46A95">
        <w:t xml:space="preserve">written to support </w:t>
      </w:r>
      <w:r w:rsidR="0033224F">
        <w:t xml:space="preserve">the testing of both </w:t>
      </w:r>
      <w:r w:rsidR="00C46A95">
        <w:t>general JavaScript and jQuery.</w:t>
      </w:r>
    </w:p>
    <w:p w:rsidR="00823D99" w:rsidRDefault="0033224F">
      <w:pPr>
        <w:pStyle w:val="Heading2"/>
      </w:pPr>
      <w:r>
        <w:lastRenderedPageBreak/>
        <w:t>Mocking Tool</w:t>
      </w:r>
    </w:p>
    <w:p w:rsidR="00C46A95" w:rsidRDefault="00C46A95" w:rsidP="00C46A95">
      <w:r>
        <w:t xml:space="preserve">I reviewed numerous </w:t>
      </w:r>
      <w:r w:rsidR="00A21B1B">
        <w:t>m</w:t>
      </w:r>
      <w:r>
        <w:t>ocking frameworks</w:t>
      </w:r>
      <w:r w:rsidR="00A21B1B">
        <w:t>,</w:t>
      </w:r>
      <w:r>
        <w:t xml:space="preserve"> and after a lot of research </w:t>
      </w:r>
      <w:r w:rsidR="00A21B1B">
        <w:t xml:space="preserve">I found </w:t>
      </w:r>
      <w:r w:rsidR="0033224F">
        <w:t xml:space="preserve">the </w:t>
      </w:r>
      <w:hyperlink r:id="rId10" w:history="1">
        <w:r w:rsidR="0033224F" w:rsidRPr="0015784D">
          <w:rPr>
            <w:rStyle w:val="Hyperlink"/>
          </w:rPr>
          <w:t>QMock</w:t>
        </w:r>
      </w:hyperlink>
      <w:r w:rsidR="0033224F">
        <w:t xml:space="preserve"> </w:t>
      </w:r>
      <w:r>
        <w:t>project</w:t>
      </w:r>
      <w:r w:rsidR="00A21B1B">
        <w:t xml:space="preserve">, which </w:t>
      </w:r>
      <w:r w:rsidR="0033224F">
        <w:t>suit</w:t>
      </w:r>
      <w:r w:rsidR="00A21B1B">
        <w:t>s</w:t>
      </w:r>
      <w:r w:rsidR="0033224F">
        <w:t xml:space="preserve"> most of my needs </w:t>
      </w:r>
      <w:r w:rsidR="00A21B1B">
        <w:t xml:space="preserve">for </w:t>
      </w:r>
      <w:r w:rsidR="0033224F">
        <w:t xml:space="preserve">a </w:t>
      </w:r>
      <w:r w:rsidR="00A21B1B">
        <w:t>m</w:t>
      </w:r>
      <w:r w:rsidR="0033224F">
        <w:t xml:space="preserve">ocking and </w:t>
      </w:r>
      <w:r w:rsidR="00A21B1B">
        <w:t>s</w:t>
      </w:r>
      <w:r w:rsidR="0033224F">
        <w:t xml:space="preserve">tubbing framework. </w:t>
      </w:r>
      <w:r>
        <w:t xml:space="preserve">I found that most of the </w:t>
      </w:r>
      <w:r w:rsidR="00A21B1B">
        <w:t>m</w:t>
      </w:r>
      <w:r>
        <w:t>ocking framework</w:t>
      </w:r>
      <w:r w:rsidR="00A21B1B">
        <w:t>s</w:t>
      </w:r>
      <w:r>
        <w:t xml:space="preserve"> </w:t>
      </w:r>
      <w:r w:rsidR="00A21B1B">
        <w:t xml:space="preserve">either </w:t>
      </w:r>
      <w:r>
        <w:t xml:space="preserve">didn't support </w:t>
      </w:r>
      <w:r w:rsidR="00A21B1B">
        <w:t>s</w:t>
      </w:r>
      <w:r>
        <w:t>tubbing or</w:t>
      </w:r>
      <w:r w:rsidR="00A21B1B">
        <w:t>,</w:t>
      </w:r>
      <w:r>
        <w:t xml:space="preserve"> if they did support </w:t>
      </w:r>
      <w:r w:rsidR="00A21B1B">
        <w:t>s</w:t>
      </w:r>
      <w:r>
        <w:t>tubbing</w:t>
      </w:r>
      <w:r w:rsidR="00A21B1B">
        <w:t>,</w:t>
      </w:r>
      <w:r>
        <w:t xml:space="preserve"> that they </w:t>
      </w:r>
      <w:r w:rsidR="0033224F">
        <w:t>didn't</w:t>
      </w:r>
      <w:r>
        <w:t xml:space="preserve"> support callback </w:t>
      </w:r>
      <w:r w:rsidR="0033224F">
        <w:t xml:space="preserve">methods, which </w:t>
      </w:r>
      <w:r w:rsidR="00A21B1B">
        <w:t xml:space="preserve">are </w:t>
      </w:r>
      <w:r w:rsidR="0033224F">
        <w:t xml:space="preserve">used </w:t>
      </w:r>
      <w:r w:rsidR="00A21B1B">
        <w:t xml:space="preserve">often </w:t>
      </w:r>
      <w:r w:rsidR="0033224F">
        <w:t>in jQuery.</w:t>
      </w:r>
      <w:r w:rsidR="002F324A">
        <w:t xml:space="preserve"> I had to make some minor changes to the code base to support the </w:t>
      </w:r>
      <w:hyperlink r:id="rId11" w:history="1">
        <w:proofErr w:type="spellStart"/>
        <w:r w:rsidR="0091614A" w:rsidRPr="0091614A">
          <w:rPr>
            <w:rStyle w:val="Hyperlink"/>
            <w:i/>
          </w:rPr>
          <w:t>jQuery.ajax</w:t>
        </w:r>
        <w:proofErr w:type="spellEnd"/>
      </w:hyperlink>
      <w:r w:rsidR="002F324A">
        <w:t xml:space="preserve"> method. I plan to commit my code as a patch on the </w:t>
      </w:r>
      <w:hyperlink r:id="rId12" w:history="1">
        <w:r w:rsidR="002F324A" w:rsidRPr="002F324A">
          <w:rPr>
            <w:rStyle w:val="Hyperlink"/>
          </w:rPr>
          <w:t>GitHub</w:t>
        </w:r>
      </w:hyperlink>
      <w:r w:rsidR="002F324A">
        <w:t xml:space="preserve"> project. </w:t>
      </w:r>
    </w:p>
    <w:p w:rsidR="00823D99" w:rsidRDefault="0033224F">
      <w:pPr>
        <w:pStyle w:val="Heading2"/>
      </w:pPr>
      <w:r>
        <w:t>Code Coverage Tool</w:t>
      </w:r>
    </w:p>
    <w:p w:rsidR="00675F28" w:rsidRDefault="00C46A95" w:rsidP="00675F28">
      <w:r>
        <w:t xml:space="preserve">As I was writing </w:t>
      </w:r>
      <w:r w:rsidR="00A21B1B">
        <w:t>u</w:t>
      </w:r>
      <w:r>
        <w:t xml:space="preserve">nit </w:t>
      </w:r>
      <w:r w:rsidR="00A21B1B">
        <w:t>t</w:t>
      </w:r>
      <w:r>
        <w:t>ests</w:t>
      </w:r>
      <w:r w:rsidR="00A21B1B">
        <w:t>,</w:t>
      </w:r>
      <w:r>
        <w:t xml:space="preserve"> I began to get curious </w:t>
      </w:r>
      <w:r w:rsidR="00A21B1B">
        <w:t xml:space="preserve">about </w:t>
      </w:r>
      <w:r>
        <w:t xml:space="preserve">the </w:t>
      </w:r>
      <w:r w:rsidR="00A21B1B">
        <w:t>t</w:t>
      </w:r>
      <w:r>
        <w:t xml:space="preserve">est </w:t>
      </w:r>
      <w:r w:rsidR="00A21B1B">
        <w:t>c</w:t>
      </w:r>
      <w:r>
        <w:t xml:space="preserve">overage I was </w:t>
      </w:r>
      <w:r w:rsidR="00A21B1B">
        <w:t>achieving</w:t>
      </w:r>
      <w:r>
        <w:t xml:space="preserve">. In other words, I wanted to know how much of my project was being tested by my </w:t>
      </w:r>
      <w:r w:rsidR="00A21B1B">
        <w:t>u</w:t>
      </w:r>
      <w:r>
        <w:t xml:space="preserve">nit </w:t>
      </w:r>
      <w:r w:rsidR="00A21B1B">
        <w:t>t</w:t>
      </w:r>
      <w:r>
        <w:t>ests. I found a couple of tools for this, but</w:t>
      </w:r>
      <w:r w:rsidR="0033224F">
        <w:t xml:space="preserve"> </w:t>
      </w:r>
      <w:hyperlink r:id="rId13" w:history="1">
        <w:r w:rsidR="00E118E0" w:rsidRPr="00675F28">
          <w:rPr>
            <w:rStyle w:val="Hyperlink"/>
          </w:rPr>
          <w:t>JSCoverage</w:t>
        </w:r>
      </w:hyperlink>
      <w:r w:rsidR="00675F28">
        <w:t xml:space="preserve"> has worked best for my needs. The examples I show later in this article use this tool.</w:t>
      </w:r>
    </w:p>
    <w:p w:rsidR="00823D99" w:rsidRDefault="008A7B7E">
      <w:pPr>
        <w:pStyle w:val="Heading1"/>
      </w:pPr>
      <w:r>
        <w:t>Sample</w:t>
      </w:r>
      <w:r w:rsidR="00C97634">
        <w:t xml:space="preserve"> jQuery Plugin</w:t>
      </w:r>
    </w:p>
    <w:p w:rsidR="00C97634" w:rsidRDefault="00A3606C" w:rsidP="00F43C6C">
      <w:r>
        <w:t xml:space="preserve">For the </w:t>
      </w:r>
      <w:r w:rsidR="00C97634">
        <w:t>sample project to test these concepts</w:t>
      </w:r>
      <w:r>
        <w:t>,</w:t>
      </w:r>
      <w:r w:rsidR="00C97634">
        <w:t xml:space="preserve"> I develop</w:t>
      </w:r>
      <w:r>
        <w:t>ed</w:t>
      </w:r>
      <w:r w:rsidR="00C97634">
        <w:t xml:space="preserve"> a simple jQuery </w:t>
      </w:r>
      <w:r>
        <w:t>p</w:t>
      </w:r>
      <w:r w:rsidR="008903A9">
        <w:t>lugin</w:t>
      </w:r>
      <w:r w:rsidR="00C97634">
        <w:t xml:space="preserve"> that is a</w:t>
      </w:r>
      <w:r>
        <w:t>n</w:t>
      </w:r>
      <w:r w:rsidR="00C97634">
        <w:t xml:space="preserve"> </w:t>
      </w:r>
      <w:r>
        <w:t>a</w:t>
      </w:r>
      <w:r w:rsidR="00C97634">
        <w:t xml:space="preserve">lbum and </w:t>
      </w:r>
      <w:r>
        <w:t>p</w:t>
      </w:r>
      <w:r w:rsidR="00C97634">
        <w:t xml:space="preserve">hoto viewer for Google's Picasa Web Albums. </w:t>
      </w:r>
      <w:r>
        <w:t>Because</w:t>
      </w:r>
      <w:r w:rsidR="00C97634">
        <w:t xml:space="preserve"> Google exposes JSONP support in their API</w:t>
      </w:r>
      <w:r>
        <w:t>,</w:t>
      </w:r>
      <w:r w:rsidR="00C97634">
        <w:t xml:space="preserve"> </w:t>
      </w:r>
      <w:r>
        <w:t xml:space="preserve">you can </w:t>
      </w:r>
      <w:r w:rsidR="00C97634">
        <w:t>use jQuery AJAX to retrieve album and photo information.</w:t>
      </w:r>
      <w:r>
        <w:t xml:space="preserve"> </w:t>
      </w:r>
      <w:r w:rsidR="00C97634">
        <w:t xml:space="preserve">Here are some basic features that the jQuery </w:t>
      </w:r>
      <w:r>
        <w:t>p</w:t>
      </w:r>
      <w:r w:rsidR="00C97634">
        <w:t>lugin should support</w:t>
      </w:r>
      <w:r w:rsidR="008B105E">
        <w:t>:</w:t>
      </w:r>
    </w:p>
    <w:p w:rsidR="00C97634" w:rsidRDefault="008B105E" w:rsidP="00C97634">
      <w:pPr>
        <w:pStyle w:val="ListParagraph"/>
        <w:numPr>
          <w:ilvl w:val="0"/>
          <w:numId w:val="5"/>
        </w:numPr>
      </w:pPr>
      <w:r>
        <w:t>Provides d</w:t>
      </w:r>
      <w:r w:rsidR="00C97634">
        <w:t>efaul</w:t>
      </w:r>
      <w:r w:rsidR="008B5B25">
        <w:t>t options that can be overridden by user</w:t>
      </w:r>
      <w:r w:rsidR="00A3606C">
        <w:t>s</w:t>
      </w:r>
    </w:p>
    <w:p w:rsidR="00C97634" w:rsidRDefault="008B105E" w:rsidP="00C97634">
      <w:pPr>
        <w:pStyle w:val="ListParagraph"/>
        <w:numPr>
          <w:ilvl w:val="0"/>
          <w:numId w:val="5"/>
        </w:numPr>
      </w:pPr>
      <w:r>
        <w:t>F</w:t>
      </w:r>
      <w:r w:rsidR="00C97634">
        <w:t>irst display</w:t>
      </w:r>
      <w:r>
        <w:t>s</w:t>
      </w:r>
      <w:r w:rsidR="00C97634">
        <w:t xml:space="preserve"> all the public albums for the given user name inside a tab</w:t>
      </w:r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 xml:space="preserve">If the user clicks </w:t>
      </w:r>
      <w:r w:rsidR="005F6213">
        <w:t xml:space="preserve">an </w:t>
      </w:r>
      <w:r>
        <w:t xml:space="preserve">album, a new tab </w:t>
      </w:r>
      <w:r w:rsidR="005F6213">
        <w:t xml:space="preserve">should be </w:t>
      </w:r>
      <w:r>
        <w:t xml:space="preserve">created with the album's name as </w:t>
      </w:r>
      <w:r w:rsidR="005F6213">
        <w:t xml:space="preserve">its </w:t>
      </w:r>
      <w:r>
        <w:t>title</w:t>
      </w:r>
      <w:r w:rsidR="005F6213">
        <w:t>,</w:t>
      </w:r>
      <w:r>
        <w:t xml:space="preserve"> and all the public photos </w:t>
      </w:r>
      <w:r w:rsidR="005F6213">
        <w:t xml:space="preserve">in that album </w:t>
      </w:r>
      <w:r w:rsidR="008B105E">
        <w:t>should</w:t>
      </w:r>
      <w:r>
        <w:t xml:space="preserve"> be displayed in the new tab</w:t>
      </w:r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 xml:space="preserve">If the user clicks </w:t>
      </w:r>
      <w:r w:rsidR="005F6213">
        <w:t xml:space="preserve">a </w:t>
      </w:r>
      <w:r>
        <w:t>photo from an album, a</w:t>
      </w:r>
      <w:r w:rsidR="005F6213">
        <w:t>n en</w:t>
      </w:r>
      <w:r>
        <w:t>large</w:t>
      </w:r>
      <w:r w:rsidR="005F6213">
        <w:t>d</w:t>
      </w:r>
      <w:r>
        <w:t xml:space="preserve"> </w:t>
      </w:r>
      <w:r w:rsidR="005F6213">
        <w:t>image</w:t>
      </w:r>
      <w:r>
        <w:t xml:space="preserve"> </w:t>
      </w:r>
      <w:r w:rsidR="005F6213">
        <w:t xml:space="preserve">should </w:t>
      </w:r>
      <w:r>
        <w:t xml:space="preserve">be displayed in a modal dialog </w:t>
      </w:r>
      <w:r w:rsidR="005F6213">
        <w:t xml:space="preserve">box </w:t>
      </w:r>
      <w:r>
        <w:t>that can be resized and moved</w:t>
      </w:r>
    </w:p>
    <w:p w:rsidR="00C97634" w:rsidRDefault="00C97634" w:rsidP="00C97634">
      <w:pPr>
        <w:pStyle w:val="ListParagraph"/>
        <w:numPr>
          <w:ilvl w:val="0"/>
          <w:numId w:val="5"/>
        </w:numPr>
      </w:pPr>
      <w:r>
        <w:t>The user should be able to close an album's tab by clicking a close image</w:t>
      </w:r>
    </w:p>
    <w:p w:rsidR="008B5B25" w:rsidRDefault="008B5B25" w:rsidP="008B5B25">
      <w:r w:rsidRPr="008B5B25">
        <w:rPr>
          <w:b/>
        </w:rPr>
        <w:t>Note</w:t>
      </w:r>
      <w:r>
        <w:t xml:space="preserve">: The plugin </w:t>
      </w:r>
      <w:r w:rsidR="008B105E">
        <w:t xml:space="preserve">has </w:t>
      </w:r>
      <w:r>
        <w:t xml:space="preserve">a dependency on the jQuery UI library to enable tabs and modals. </w:t>
      </w:r>
    </w:p>
    <w:p w:rsidR="008903A9" w:rsidRDefault="005F6213" w:rsidP="008B5B25">
      <w:r>
        <w:t>Figure 1 shows</w:t>
      </w:r>
      <w:r w:rsidR="008903A9">
        <w:t xml:space="preserve"> what the jQuery </w:t>
      </w:r>
      <w:r>
        <w:t>p</w:t>
      </w:r>
      <w:r w:rsidR="008903A9">
        <w:t>lugin look</w:t>
      </w:r>
      <w:r>
        <w:t>s</w:t>
      </w:r>
      <w:r w:rsidR="008903A9">
        <w:t xml:space="preserve"> like after development.</w:t>
      </w:r>
    </w:p>
    <w:p w:rsidR="008B5B25" w:rsidRDefault="008B5B25" w:rsidP="008B5B25">
      <w:r>
        <w:rPr>
          <w:noProof/>
        </w:rPr>
        <w:lastRenderedPageBreak/>
        <w:drawing>
          <wp:inline distT="0" distB="0" distL="0" distR="0">
            <wp:extent cx="3806023" cy="2854518"/>
            <wp:effectExtent l="19050" t="0" r="3977" b="0"/>
            <wp:docPr id="1" name="Picture 0" descr="PicasaWebVie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aWebView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180" cy="28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5E" w:rsidRDefault="008B105E" w:rsidP="008B5B25">
      <w:r>
        <w:t>Figure 1 The sample jQuery plugin</w:t>
      </w:r>
    </w:p>
    <w:p w:rsidR="00823D99" w:rsidRDefault="00097EFE">
      <w:pPr>
        <w:pStyle w:val="Heading2"/>
      </w:pPr>
      <w:r>
        <w:t>Setting Up Our Unit Tests</w:t>
      </w:r>
    </w:p>
    <w:p w:rsidR="00097EFE" w:rsidRDefault="00231F26" w:rsidP="00097EFE">
      <w:r>
        <w:t xml:space="preserve">I’ll </w:t>
      </w:r>
      <w:r w:rsidR="00097EFE">
        <w:t xml:space="preserve">first focus on setting up </w:t>
      </w:r>
      <w:r>
        <w:t>u</w:t>
      </w:r>
      <w:r w:rsidR="00097EFE">
        <w:t xml:space="preserve">nit </w:t>
      </w:r>
      <w:r>
        <w:t>t</w:t>
      </w:r>
      <w:r w:rsidR="00097EFE">
        <w:t>ests and then branch out from there. If you don't have QUnit installed on your box</w:t>
      </w:r>
      <w:r>
        <w:t>,</w:t>
      </w:r>
      <w:r w:rsidR="00097EFE">
        <w:t xml:space="preserve"> you can go to </w:t>
      </w:r>
      <w:hyperlink r:id="rId15" w:history="1">
        <w:r w:rsidR="00097EFE" w:rsidRPr="00097EFE">
          <w:rPr>
            <w:rStyle w:val="Hyperlink"/>
          </w:rPr>
          <w:t>jQuery/QUnit GitHub Repository</w:t>
        </w:r>
      </w:hyperlink>
      <w:r w:rsidR="00097EFE">
        <w:t xml:space="preserve"> and click the Download Source button to get the Zip or </w:t>
      </w:r>
      <w:r>
        <w:t xml:space="preserve">the </w:t>
      </w:r>
      <w:r w:rsidR="00097EFE">
        <w:t>Tar</w:t>
      </w:r>
      <w:r>
        <w:t xml:space="preserve"> file</w:t>
      </w:r>
      <w:r w:rsidR="00097EFE">
        <w:t>.</w:t>
      </w:r>
    </w:p>
    <w:p w:rsidR="00097EFE" w:rsidRDefault="00097EFE" w:rsidP="00097EFE">
      <w:r>
        <w:t xml:space="preserve">After you extract the </w:t>
      </w:r>
      <w:r w:rsidR="00CE5E94">
        <w:t xml:space="preserve">archived file, you'll </w:t>
      </w:r>
      <w:r w:rsidR="008B105E">
        <w:t>s</w:t>
      </w:r>
      <w:r w:rsidR="00CE5E94">
        <w:t>e</w:t>
      </w:r>
      <w:r w:rsidR="008B105E">
        <w:t>e</w:t>
      </w:r>
      <w:r w:rsidR="00CE5E94">
        <w:t xml:space="preserve"> two folders: </w:t>
      </w:r>
      <w:r w:rsidR="00231F26">
        <w:t>QU</w:t>
      </w:r>
      <w:r w:rsidR="00CE5E94">
        <w:t xml:space="preserve">nit and </w:t>
      </w:r>
      <w:r w:rsidR="00231F26">
        <w:t>T</w:t>
      </w:r>
      <w:r w:rsidR="00CE5E94">
        <w:t>est. The QUnit folder contains the QUnit framework and supporting CSS styles</w:t>
      </w:r>
      <w:r w:rsidR="00231F26">
        <w:t>,</w:t>
      </w:r>
      <w:r w:rsidR="00CE5E94">
        <w:t xml:space="preserve"> and the Test folder contains the test runner index.html and two JavaScript test files. If you open the index.html file in your browser</w:t>
      </w:r>
      <w:r w:rsidR="00231F26">
        <w:t>,</w:t>
      </w:r>
      <w:r w:rsidR="00CE5E94">
        <w:t xml:space="preserve"> it will look something like </w:t>
      </w:r>
      <w:r w:rsidR="008B105E">
        <w:t>Figure 2.</w:t>
      </w:r>
    </w:p>
    <w:p w:rsidR="00CE5E94" w:rsidRDefault="00CE5E94" w:rsidP="00097EFE">
      <w:r>
        <w:rPr>
          <w:noProof/>
        </w:rPr>
        <w:drawing>
          <wp:inline distT="0" distB="0" distL="0" distR="0">
            <wp:extent cx="3859033" cy="2894275"/>
            <wp:effectExtent l="19050" t="0" r="8117" b="0"/>
            <wp:docPr id="2" name="Picture 1" descr="DefaultUnit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UnitTest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495" cy="28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5E" w:rsidRDefault="008B105E" w:rsidP="00097EFE">
      <w:r>
        <w:lastRenderedPageBreak/>
        <w:t>Figure 2 The index.html file from QUnit</w:t>
      </w:r>
      <w:ins w:id="4" w:author="Elijah Manor" w:date="2010-01-24T22:08:00Z">
        <w:r w:rsidR="005576BB">
          <w:t xml:space="preserve"> run</w:t>
        </w:r>
      </w:ins>
      <w:ins w:id="5" w:author="Elijah Manor" w:date="2010-01-24T22:09:00Z">
        <w:r w:rsidR="005576BB">
          <w:t>ning all its tests</w:t>
        </w:r>
      </w:ins>
    </w:p>
    <w:p w:rsidR="009F5243" w:rsidRDefault="00CE5E94" w:rsidP="00097EFE">
      <w:r>
        <w:t>Now open the index.html file in a text editor</w:t>
      </w:r>
      <w:r w:rsidR="00231F26">
        <w:t>,</w:t>
      </w:r>
      <w:r>
        <w:t xml:space="preserve"> </w:t>
      </w:r>
      <w:r w:rsidR="009F5243">
        <w:t>remove the existing</w:t>
      </w:r>
      <w:r>
        <w:t xml:space="preserve"> test.js and same.js scripts</w:t>
      </w:r>
      <w:r w:rsidR="00231F26">
        <w:t>,</w:t>
      </w:r>
      <w:r>
        <w:t xml:space="preserve"> </w:t>
      </w:r>
      <w:r w:rsidR="009F5243">
        <w:t>and replace them with your dependencies</w:t>
      </w:r>
      <w:r w:rsidR="00231F26">
        <w:t>,</w:t>
      </w:r>
      <w:r w:rsidR="009F5243">
        <w:t xml:space="preserve"> such as</w:t>
      </w:r>
      <w:r w:rsidR="00231F26">
        <w:t xml:space="preserve"> the following: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jQuery </w:t>
      </w:r>
      <w:r w:rsidR="00231F26">
        <w:t>l</w:t>
      </w:r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jQuery UI </w:t>
      </w:r>
      <w:r w:rsidR="00231F26">
        <w:t>l</w:t>
      </w:r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QMock </w:t>
      </w:r>
      <w:r w:rsidR="00231F26">
        <w:t>l</w:t>
      </w:r>
      <w:r>
        <w:t>ibrary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Picasa Web Viewer jQuery </w:t>
      </w:r>
      <w:r w:rsidR="00231F26">
        <w:t>p</w:t>
      </w:r>
      <w:r>
        <w:t>lugin</w:t>
      </w:r>
      <w:r w:rsidR="005B40A4">
        <w:t xml:space="preserve"> (empty file)</w:t>
      </w:r>
    </w:p>
    <w:p w:rsidR="009F5243" w:rsidRDefault="009F5243" w:rsidP="009F5243">
      <w:pPr>
        <w:pStyle w:val="ListParagraph"/>
        <w:numPr>
          <w:ilvl w:val="0"/>
          <w:numId w:val="6"/>
        </w:numPr>
      </w:pPr>
      <w:r>
        <w:t xml:space="preserve">Picasa Web Viewer </w:t>
      </w:r>
      <w:r w:rsidR="00231F26">
        <w:t>t</w:t>
      </w:r>
      <w:r>
        <w:t>ests</w:t>
      </w:r>
      <w:r w:rsidR="005B40A4">
        <w:t xml:space="preserve"> (empty file)</w:t>
      </w:r>
    </w:p>
    <w:p w:rsidR="00823D99" w:rsidRDefault="00B3088F">
      <w:r>
        <w:t>Here’s an example of the markup:</w:t>
      </w:r>
    </w:p>
    <w:p w:rsidR="00CE5E94" w:rsidRDefault="00823D99" w:rsidP="00097EFE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&lt;!DOCTYPE html&gt;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&lt;html&gt;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&lt;head&gt;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&lt;title&gt;QUnit Test Suite&lt;/title&gt;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&lt;link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rel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stylesheet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href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="../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/qunit.css"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css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 media="screen"&gt;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 src="http://ajax.googleapis.com/ajax/libs/jquery/1.3.2/jquery.min.js"&gt;&lt;/script&gt;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 src="http://ajax.googleapis.com/ajax/libs/jqueryui/1.7.2/jquery-ui.min.js"&gt;&lt;/script&gt;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="qunit.js"&gt;&lt;/script&gt;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="qmock.js"&gt;&lt;/script&gt;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jquery.picasawebviewer.js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"&gt;&lt;/script&gt;</w:t>
                  </w:r>
                </w:p>
                <w:p w:rsidR="00823D99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&lt;script type="text/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javascript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jquery.picasawebviewer.tests.js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"&gt;&lt;/script&gt;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&lt;/head&gt;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&lt;body&gt;</w:t>
                  </w:r>
                </w:p>
                <w:p w:rsidR="00823D99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&lt;h1 id="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t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-header"&gt;QUnit Test Suite&lt;/h1&gt;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&lt;h2 id="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-banner"&gt;&lt;/h2&gt;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&lt;div id="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-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testrunner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-toolbar"&gt;&lt;/div&gt;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&lt;h2 id="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qunit-userAgent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"&gt;&lt;/h2&gt;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ol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id="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-tests"&gt;&lt;/</w:t>
                  </w:r>
                  <w:proofErr w:type="spellStart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ol</w:t>
                  </w:r>
                  <w:proofErr w:type="spellEnd"/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&lt;/body&gt;</w:t>
                  </w:r>
                </w:p>
                <w:p w:rsidR="00823D99" w:rsidRPr="00CE5E94" w:rsidRDefault="00823D99" w:rsidP="00CE5E9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CE5E94">
                    <w:rPr>
                      <w:rFonts w:ascii="Courier New" w:hAnsi="Courier New" w:cs="Courier New"/>
                      <w:sz w:val="18"/>
                      <w:szCs w:val="18"/>
                    </w:rPr>
                    <w:t>&lt;/html&gt;</w:t>
                  </w:r>
                </w:p>
              </w:txbxContent>
            </v:textbox>
            <w10:wrap type="none"/>
            <w10:anchorlock/>
          </v:shape>
        </w:pict>
      </w:r>
    </w:p>
    <w:p w:rsidR="007E6969" w:rsidRDefault="005576BB" w:rsidP="00097EFE">
      <w:ins w:id="6" w:author="Elijah Manor" w:date="2010-01-24T22:09:00Z">
        <w:r>
          <w:t xml:space="preserve">The first unit test that I will </w:t>
        </w:r>
      </w:ins>
      <w:ins w:id="7" w:author="Elijah Manor" w:date="2010-01-24T22:10:00Z">
        <w:r w:rsidR="00474079">
          <w:t xml:space="preserve">add to the </w:t>
        </w:r>
      </w:ins>
      <w:proofErr w:type="spellStart"/>
      <w:ins w:id="8" w:author="Elijah Manor" w:date="2010-01-24T22:11:00Z">
        <w:r w:rsidR="00474079">
          <w:t>jQuery.PicasaWebViewer.Tests.js</w:t>
        </w:r>
        <w:proofErr w:type="spellEnd"/>
        <w:r w:rsidR="00474079">
          <w:t xml:space="preserve"> page</w:t>
        </w:r>
        <w:r w:rsidR="00474079">
          <w:t xml:space="preserve"> </w:t>
        </w:r>
        <w:r w:rsidR="00474079">
          <w:t>is one that</w:t>
        </w:r>
      </w:ins>
      <w:ins w:id="9" w:author="Elijah Manor" w:date="2010-01-24T22:10:00Z">
        <w:r>
          <w:t xml:space="preserve"> </w:t>
        </w:r>
        <w:r w:rsidR="00474079">
          <w:t>check</w:t>
        </w:r>
      </w:ins>
      <w:ins w:id="10" w:author="Elijah Manor" w:date="2010-01-24T22:11:00Z">
        <w:r w:rsidR="00474079">
          <w:t>s</w:t>
        </w:r>
      </w:ins>
      <w:ins w:id="11" w:author="Elijah Manor" w:date="2010-01-24T22:10:00Z">
        <w:r w:rsidR="00474079">
          <w:t xml:space="preserve"> the default values of the plugin</w:t>
        </w:r>
      </w:ins>
      <w:ins w:id="12" w:author="Elijah Manor" w:date="2010-01-24T22:11:00Z">
        <w:r w:rsidR="00474079">
          <w:t>:</w:t>
        </w:r>
      </w:ins>
      <w:del w:id="13" w:author="Elijah Manor" w:date="2010-01-24T22:11:00Z">
        <w:r w:rsidR="00231F26" w:rsidDel="00474079">
          <w:delText xml:space="preserve">I </w:delText>
        </w:r>
        <w:r w:rsidR="007E6969" w:rsidDel="00474079">
          <w:delText xml:space="preserve">start </w:delText>
        </w:r>
        <w:r w:rsidR="00231F26" w:rsidDel="00474079">
          <w:delText xml:space="preserve">building the </w:delText>
        </w:r>
        <w:r w:rsidR="007E6969" w:rsidDel="00474079">
          <w:delText>jQuery.PicasaWebViewer.Tests.js page by checking the values of the default options</w:delText>
        </w:r>
        <w:r w:rsidR="00231F26" w:rsidDel="00474079">
          <w:delText>:</w:delText>
        </w:r>
      </w:del>
    </w:p>
    <w:p w:rsidR="007E6969" w:rsidRDefault="00823D99" w:rsidP="00097EFE">
      <w:r>
        <w:pict>
          <v:shape id="_x0000_s1046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Viewer");</w:t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test("Default Options", function() {</w:t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picasaWebViewer.defaultOptions.urlFormat</w:t>
                  </w:r>
                  <w:proofErr w:type="spellEnd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, 'http://picasaweb.google.com/data/feed/api/user/{0}?alt=json-in-script');</w:t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picasaWebViewer.defaultOptions.albumTitleMaxLength</w:t>
                  </w:r>
                  <w:proofErr w:type="spellEnd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, 15);</w:t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picasaWebViewer.defaultOptions.defaultDialogWidth</w:t>
                  </w:r>
                  <w:proofErr w:type="spellEnd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, 600);</w:t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picasaWebViewer.defaultOptions.defaultDialogHeight</w:t>
                  </w:r>
                  <w:proofErr w:type="spellEnd"/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400); </w:t>
                  </w: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7E6969" w:rsidRDefault="00823D99" w:rsidP="007E696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7E6969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7E6969" w:rsidRDefault="007E6969" w:rsidP="00097EFE">
      <w:r>
        <w:t xml:space="preserve">At this point, we don't have a jQuery </w:t>
      </w:r>
      <w:r w:rsidR="00231F26">
        <w:t>p</w:t>
      </w:r>
      <w:r w:rsidR="005B40A4">
        <w:t>lugin</w:t>
      </w:r>
      <w:r>
        <w:t xml:space="preserve"> called </w:t>
      </w:r>
      <w:proofErr w:type="spellStart"/>
      <w:r>
        <w:t>PicasaWebViewer</w:t>
      </w:r>
      <w:proofErr w:type="spellEnd"/>
      <w:r>
        <w:t xml:space="preserve"> or any public methods that we can call, so if </w:t>
      </w:r>
      <w:r w:rsidR="00231F26">
        <w:t>I</w:t>
      </w:r>
      <w:r>
        <w:t xml:space="preserve"> r</w:t>
      </w:r>
      <w:r w:rsidR="00B3088F">
        <w:t>u</w:t>
      </w:r>
      <w:r>
        <w:t>n the</w:t>
      </w:r>
      <w:r w:rsidR="00231F26">
        <w:t>se</w:t>
      </w:r>
      <w:r>
        <w:t xml:space="preserve"> tests</w:t>
      </w:r>
      <w:r w:rsidR="00231F26">
        <w:t>, I</w:t>
      </w:r>
      <w:r>
        <w:t xml:space="preserve"> get a </w:t>
      </w:r>
      <w:r w:rsidR="00231F26">
        <w:t>r</w:t>
      </w:r>
      <w:r>
        <w:t>ed result</w:t>
      </w:r>
      <w:r w:rsidR="00231F26">
        <w:t>,</w:t>
      </w:r>
      <w:r>
        <w:t xml:space="preserve"> meaning </w:t>
      </w:r>
      <w:r w:rsidR="00231F26">
        <w:t>that the</w:t>
      </w:r>
      <w:r>
        <w:t xml:space="preserve"> tests failed.</w:t>
      </w:r>
      <w:r w:rsidR="00B3088F">
        <w:t xml:space="preserve"> (See Figure 3.)</w:t>
      </w:r>
    </w:p>
    <w:p w:rsidR="007E6969" w:rsidRDefault="007E6969" w:rsidP="00097EFE">
      <w:r>
        <w:rPr>
          <w:noProof/>
        </w:rPr>
        <w:lastRenderedPageBreak/>
        <w:drawing>
          <wp:inline distT="0" distB="0" distL="0" distR="0">
            <wp:extent cx="4365266" cy="3273950"/>
            <wp:effectExtent l="19050" t="0" r="0" b="0"/>
            <wp:docPr id="3" name="Picture 2" descr="FirstFaile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ailedTes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58" cy="32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8F" w:rsidRDefault="00B3088F" w:rsidP="00097EFE">
      <w:r>
        <w:t>Figure 3 QUnit shows that the first tests failed.</w:t>
      </w:r>
    </w:p>
    <w:p w:rsidR="005B40A4" w:rsidRDefault="007E6969" w:rsidP="00097EFE">
      <w:r>
        <w:t xml:space="preserve">Now </w:t>
      </w:r>
      <w:r w:rsidR="001446E5">
        <w:t xml:space="preserve">the </w:t>
      </w:r>
      <w:r>
        <w:t xml:space="preserve">task is to make </w:t>
      </w:r>
      <w:r w:rsidR="00B3088F">
        <w:t>the</w:t>
      </w:r>
      <w:del w:id="14" w:author="Elijah Manor" w:date="2010-01-24T22:12:00Z">
        <w:r w:rsidR="00B3088F" w:rsidDel="00474079">
          <w:delText>se</w:delText>
        </w:r>
      </w:del>
      <w:r>
        <w:t xml:space="preserve"> test</w:t>
      </w:r>
      <w:del w:id="15" w:author="Elijah Manor" w:date="2010-01-24T22:12:00Z">
        <w:r w:rsidDel="00474079">
          <w:delText>s</w:delText>
        </w:r>
      </w:del>
      <w:r>
        <w:t xml:space="preserve"> pass </w:t>
      </w:r>
      <w:r w:rsidR="00B3088F">
        <w:t xml:space="preserve">by </w:t>
      </w:r>
      <w:r>
        <w:t xml:space="preserve">using the least effort possible. So, let's define the </w:t>
      </w:r>
      <w:r w:rsidR="004B16DF">
        <w:t xml:space="preserve">namespace and default options in our jQuery </w:t>
      </w:r>
      <w:r w:rsidR="001446E5">
        <w:t>p</w:t>
      </w:r>
      <w:r w:rsidR="005B40A4">
        <w:t>lugin</w:t>
      </w:r>
      <w:r w:rsidR="00B3088F">
        <w:t>:</w:t>
      </w:r>
    </w:p>
    <w:p w:rsidR="004B16DF" w:rsidRDefault="00823D99" w:rsidP="00097EFE">
      <w:r>
        <w:pict>
          <v:shape id="_x0000_s1045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(function($) {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$.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{};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</w:t>
                  </w:r>
                </w:p>
                <w:p w:rsidR="00823D99" w:rsidRDefault="00823D99" w:rsidP="004B16DF">
                  <w:pPr>
                    <w:pStyle w:val="NoSpacing"/>
                    <w:rPr>
                      <w:ins w:id="16" w:author="jpierce" w:date="2010-01-20T10:06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urlFormat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"http://picasaweb.google.com/data/feed/api/user/{0}?alt=json-in-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17" w:author="jpierce" w:date="2010-01-20T10:06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</w:t>
                    </w:r>
                  </w:ins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script",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albumTitleMaxLength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15,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defaultDialogWidth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600,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defaultDialogHeight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400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fn.picasaWebViewer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function(options) {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return </w:t>
                  </w:r>
                  <w:proofErr w:type="spellStart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this.each</w:t>
                  </w:r>
                  <w:proofErr w:type="spellEnd"/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(function() {            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};    </w:t>
                  </w:r>
                </w:p>
                <w:p w:rsidR="00823D99" w:rsidRPr="004B16DF" w:rsidRDefault="00823D99" w:rsidP="004B16D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4B16DF">
                    <w:rPr>
                      <w:rFonts w:ascii="Courier New" w:hAnsi="Courier New" w:cs="Courier New"/>
                      <w:sz w:val="18"/>
                      <w:szCs w:val="18"/>
                    </w:rPr>
                    <w:t>})(jQuery);</w:t>
                  </w:r>
                </w:p>
              </w:txbxContent>
            </v:textbox>
            <w10:wrap type="none"/>
            <w10:anchorlock/>
          </v:shape>
        </w:pict>
      </w:r>
    </w:p>
    <w:p w:rsidR="005B40A4" w:rsidRDefault="001446E5" w:rsidP="00097EFE">
      <w:r>
        <w:t xml:space="preserve">When </w:t>
      </w:r>
      <w:r w:rsidR="005B40A4">
        <w:t xml:space="preserve">we run </w:t>
      </w:r>
      <w:r>
        <w:t>the</w:t>
      </w:r>
      <w:r w:rsidR="005B40A4">
        <w:t xml:space="preserve"> tests again</w:t>
      </w:r>
      <w:r>
        <w:t>,</w:t>
      </w:r>
      <w:r w:rsidR="005B40A4">
        <w:t xml:space="preserve"> </w:t>
      </w:r>
      <w:r w:rsidR="00B316F4">
        <w:t xml:space="preserve">QUnit returns </w:t>
      </w:r>
      <w:r w:rsidR="005B40A4">
        <w:t xml:space="preserve">a green success bar. </w:t>
      </w:r>
      <w:r w:rsidR="00B3088F">
        <w:t xml:space="preserve">(See Figure 4.) </w:t>
      </w:r>
      <w:r w:rsidR="005B40A4">
        <w:t>At this point, there really isn't much to refactor, so let's focus on some new tests.</w:t>
      </w:r>
    </w:p>
    <w:p w:rsidR="0062675D" w:rsidRDefault="0091614A" w:rsidP="00097EFE">
      <w:r w:rsidRPr="0091614A">
        <w:rPr>
          <w:b/>
        </w:rPr>
        <w:t>Note:</w:t>
      </w:r>
      <w:r w:rsidR="0062675D">
        <w:t xml:space="preserve"> I made all the functions in my jQuery plugin public to facilitate </w:t>
      </w:r>
      <w:r w:rsidR="00B316F4">
        <w:t>TDD</w:t>
      </w:r>
      <w:r w:rsidR="0062675D">
        <w:t xml:space="preserve">. This is not always required, but </w:t>
      </w:r>
      <w:r w:rsidR="00B316F4">
        <w:t xml:space="preserve">I think </w:t>
      </w:r>
      <w:r w:rsidR="0062675D">
        <w:t>it make</w:t>
      </w:r>
      <w:r w:rsidR="00B3088F">
        <w:t>s</w:t>
      </w:r>
      <w:r w:rsidR="0062675D">
        <w:t xml:space="preserve"> </w:t>
      </w:r>
      <w:r w:rsidR="00B316F4">
        <w:t xml:space="preserve">it </w:t>
      </w:r>
      <w:r w:rsidR="0062675D">
        <w:t xml:space="preserve">easier to fully </w:t>
      </w:r>
      <w:r w:rsidR="00B316F4">
        <w:t>u</w:t>
      </w:r>
      <w:r w:rsidR="0062675D">
        <w:t xml:space="preserve">nit </w:t>
      </w:r>
      <w:r w:rsidR="00B316F4">
        <w:t>t</w:t>
      </w:r>
      <w:r w:rsidR="0062675D">
        <w:t xml:space="preserve">est a piece of code. </w:t>
      </w:r>
      <w:r w:rsidR="00B316F4">
        <w:t xml:space="preserve">Developers </w:t>
      </w:r>
      <w:r w:rsidR="0062675D">
        <w:t>debate</w:t>
      </w:r>
      <w:r w:rsidR="00B316F4">
        <w:t xml:space="preserve"> this</w:t>
      </w:r>
      <w:r w:rsidR="0062675D">
        <w:t xml:space="preserve"> topic, but this article isn't intended to address those arguments.</w:t>
      </w:r>
    </w:p>
    <w:p w:rsidR="00BF3DFF" w:rsidRDefault="00BF3DFF" w:rsidP="00097EFE">
      <w:r>
        <w:rPr>
          <w:noProof/>
        </w:rPr>
        <w:lastRenderedPageBreak/>
        <w:drawing>
          <wp:inline distT="0" distB="0" distL="0" distR="0">
            <wp:extent cx="4435539" cy="3328416"/>
            <wp:effectExtent l="19050" t="0" r="3111" b="0"/>
            <wp:docPr id="5" name="Picture 4" descr="FirstPassed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PassedTes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539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8F" w:rsidRDefault="00B3088F" w:rsidP="00097EFE">
      <w:r>
        <w:t>Figure 4 A green bar indicates that tests succeeded.</w:t>
      </w:r>
    </w:p>
    <w:p w:rsidR="00BF3DFF" w:rsidRDefault="00B316F4" w:rsidP="00097EFE">
      <w:r>
        <w:t xml:space="preserve">I’ve </w:t>
      </w:r>
      <w:r w:rsidR="00BF3DFF">
        <w:t xml:space="preserve">shown </w:t>
      </w:r>
      <w:r w:rsidR="00B3088F">
        <w:t xml:space="preserve">that </w:t>
      </w:r>
      <w:r>
        <w:t xml:space="preserve">the plugin has </w:t>
      </w:r>
      <w:r w:rsidR="00BF3DFF">
        <w:t xml:space="preserve">default values, </w:t>
      </w:r>
      <w:r>
        <w:t>so</w:t>
      </w:r>
      <w:r w:rsidR="00BF3DFF">
        <w:t xml:space="preserve"> now let's check </w:t>
      </w:r>
      <w:r>
        <w:t>whether</w:t>
      </w:r>
      <w:r w:rsidR="00BF3DFF">
        <w:t xml:space="preserve"> we can override them. In this test</w:t>
      </w:r>
      <w:r>
        <w:t>,</w:t>
      </w:r>
      <w:r w:rsidR="00BF3DFF">
        <w:t xml:space="preserve"> </w:t>
      </w:r>
      <w:r>
        <w:t xml:space="preserve">I </w:t>
      </w:r>
      <w:r w:rsidR="00BF3DFF">
        <w:t xml:space="preserve">call </w:t>
      </w:r>
      <w:r>
        <w:t>the</w:t>
      </w:r>
      <w:r w:rsidR="00BF3DFF">
        <w:t xml:space="preserve"> </w:t>
      </w:r>
      <w:proofErr w:type="spellStart"/>
      <w:r w:rsidR="0091614A" w:rsidRPr="0091614A">
        <w:rPr>
          <w:i/>
        </w:rPr>
        <w:t>overrideOptions</w:t>
      </w:r>
      <w:proofErr w:type="spellEnd"/>
      <w:r w:rsidR="00BF3DFF">
        <w:t xml:space="preserve"> function that override</w:t>
      </w:r>
      <w:r>
        <w:t>s</w:t>
      </w:r>
      <w:r w:rsidR="00BF3DFF">
        <w:t xml:space="preserve"> any default option used in the plugin</w:t>
      </w:r>
      <w:r w:rsidR="00B3088F">
        <w:t>:</w:t>
      </w:r>
    </w:p>
    <w:p w:rsidR="0062675D" w:rsidRDefault="00823D99" w:rsidP="0062675D">
      <w:r>
        <w:pict>
          <v:shape id="_x0000_s1044" type="#_x0000_t202" style="width:468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test("Override De</w:t>
                  </w:r>
                  <w:del w:id="18" w:author="jpierce" w:date="2010-01-20T10:35:00Z">
                    <w:r w:rsidRPr="00BF3DFF" w:rsidDel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>a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f</w:t>
                  </w:r>
                  <w:ins w:id="19" w:author="jpierce" w:date="2010-01-20T10:3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>a</w:t>
                    </w:r>
                  </w:ins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ult Options", function() {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picasaWebViewer.overrideOptions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({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urlFormat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'http://www.google.com',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albumTitleMaxLength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25,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defaultDialogWidth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400,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defaultDialogHeight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300,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userName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'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BillGates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   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});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picasaWebViewer.options.urlFormat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, 'http://www.google.com');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picasaWebViewer.options.albumTitleMaxLength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, 25);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picasaWebViewer.options.defaultDialogWidth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, 400);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picasaWebViewer.options.defaultDialogHeight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, 300);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same($.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picasaWebViewer.options.userName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, '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BillGates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BF3DFF" w:rsidRDefault="0062675D" w:rsidP="0062675D">
      <w:r>
        <w:t xml:space="preserve">As you </w:t>
      </w:r>
      <w:r w:rsidR="00CD5F22">
        <w:t xml:space="preserve">can </w:t>
      </w:r>
      <w:r>
        <w:t xml:space="preserve">guess, </w:t>
      </w:r>
      <w:r w:rsidR="00CD5F22">
        <w:t>these</w:t>
      </w:r>
      <w:r>
        <w:t xml:space="preserve"> tests fail</w:t>
      </w:r>
      <w:r w:rsidR="00CD5F22">
        <w:t xml:space="preserve"> </w:t>
      </w:r>
      <w:r>
        <w:t xml:space="preserve">because </w:t>
      </w:r>
      <w:r w:rsidR="00CD5F22">
        <w:t xml:space="preserve">I </w:t>
      </w:r>
      <w:r>
        <w:t xml:space="preserve">haven't defined the </w:t>
      </w:r>
      <w:proofErr w:type="spellStart"/>
      <w:r w:rsidR="0091614A" w:rsidRPr="0091614A">
        <w:rPr>
          <w:i/>
        </w:rPr>
        <w:t>overrideOptions</w:t>
      </w:r>
      <w:proofErr w:type="spellEnd"/>
      <w:r>
        <w:t xml:space="preserve"> function yet.</w:t>
      </w:r>
      <w:r w:rsidR="00CD5F22">
        <w:t xml:space="preserve"> </w:t>
      </w:r>
      <w:r w:rsidR="009B2D8F">
        <w:t xml:space="preserve">To get </w:t>
      </w:r>
      <w:r w:rsidR="00CD5F22">
        <w:t xml:space="preserve">the </w:t>
      </w:r>
      <w:r w:rsidR="009B2D8F">
        <w:t>tests to pass</w:t>
      </w:r>
      <w:r w:rsidR="00CD5F22">
        <w:t xml:space="preserve">, I </w:t>
      </w:r>
      <w:r w:rsidR="009B2D8F">
        <w:t xml:space="preserve">need to </w:t>
      </w:r>
      <w:r w:rsidR="00BF3DFF">
        <w:t xml:space="preserve">define the method and put a little logic in it to </w:t>
      </w:r>
      <w:r w:rsidR="009B2D8F">
        <w:t>override the default options</w:t>
      </w:r>
      <w:r w:rsidR="00BF3DFF">
        <w:t>.</w:t>
      </w:r>
      <w:r w:rsidR="00B3088F">
        <w:t xml:space="preserve"> Here is the code:</w:t>
      </w:r>
    </w:p>
    <w:p w:rsidR="00BF3DFF" w:rsidRDefault="00BC1D83" w:rsidP="00097EFE">
      <w:r>
        <w:pict>
          <v:shape id="_x0000_s1043" type="#_x0000_t202" style="width:466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(function($) {</w:t>
                  </w:r>
                </w:p>
                <w:p w:rsidR="00823D99" w:rsidRPr="00BF3DFF" w:rsidRDefault="0047407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20" w:author="Elijah Manor" w:date="2010-01-24T22:13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21" w:author="Elijah Manor" w:date="2010-01-24T22:13:00Z">
                    <w:r w:rsidR="00823D99"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proofErr w:type="spellStart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$.</w:t>
                  </w:r>
                  <w:proofErr w:type="spellStart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{};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del w:id="22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</w:t>
                  </w:r>
                </w:p>
                <w:p w:rsidR="00823D99" w:rsidRDefault="00823D99" w:rsidP="00BF3DFF">
                  <w:pPr>
                    <w:pStyle w:val="NoSpacing"/>
                    <w:rPr>
                      <w:ins w:id="23" w:author="jpierce" w:date="2010-01-20T10:10:00Z"/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del w:id="24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urlFormat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"http://picasaweb.google.com/data/feed/api/user/{0}?alt=json-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25" w:author="jpierce" w:date="2010-01-20T10:10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</w:t>
                    </w:r>
                    <w:del w:id="26" w:author="Elijah Manor" w:date="2010-01-24T22:14:00Z">
                      <w:r w:rsidDel="0047407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delText xml:space="preserve">  </w:delText>
                      </w:r>
                    </w:del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in-script",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del w:id="27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albumTitleMaxLength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15,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del w:id="28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defaultDialogWidth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600,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del w:id="29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defaultDialogHeight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400</w:t>
                  </w: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del w:id="30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};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del w:id="31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null;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823D99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del w:id="32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deOptions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function(options) {</w:t>
                  </w:r>
                </w:p>
                <w:p w:rsidR="00823D99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  <w:del w:id="33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$.extend(</w:t>
                  </w:r>
                </w:p>
                <w:p w:rsidR="00823D99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del w:id="34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  <w:del w:id="35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{},</w:t>
                  </w:r>
                </w:p>
                <w:p w:rsidR="00823D99" w:rsidDel="00474079" w:rsidRDefault="00823D99" w:rsidP="00BF3DFF">
                  <w:pPr>
                    <w:pStyle w:val="NoSpacing"/>
                    <w:rPr>
                      <w:del w:id="36" w:author="Elijah Manor" w:date="2010-01-24T22:14:00Z"/>
                      <w:rFonts w:ascii="Courier New" w:hAnsi="Courier New" w:cs="Courier New"/>
                      <w:sz w:val="18"/>
                      <w:szCs w:val="18"/>
                    </w:rPr>
                  </w:pPr>
                  <w:del w:id="37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 </w:delText>
                    </w:r>
                  </w:del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del w:id="38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proofErr w:type="spellStart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picasaWebViewer.defaultOptions</w:t>
                  </w:r>
                  <w:proofErr w:type="spellEnd"/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</w:t>
                  </w:r>
                </w:p>
                <w:p w:rsidR="00474079" w:rsidRDefault="00823D99" w:rsidP="00BF3DFF">
                  <w:pPr>
                    <w:pStyle w:val="NoSpacing"/>
                    <w:rPr>
                      <w:ins w:id="39" w:author="Elijah Manor" w:date="2010-01-24T22:14:00Z"/>
                      <w:rFonts w:ascii="Courier New" w:hAnsi="Courier New" w:cs="Courier New"/>
                      <w:sz w:val="18"/>
                      <w:szCs w:val="18"/>
                    </w:rPr>
                  </w:pPr>
                  <w:del w:id="40" w:author="Elijah Manor" w:date="2010-01-24T22:14:00Z">
                    <w:r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</w:t>
                  </w:r>
                </w:p>
                <w:p w:rsidR="00823D99" w:rsidRPr="00BF3DFF" w:rsidRDefault="0047407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41" w:author="Elijah Manor" w:date="2010-01-24T22:14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</w:t>
                    </w:r>
                  </w:ins>
                  <w:del w:id="42" w:author="Elijah Manor" w:date="2010-01-24T22:14:00Z">
                    <w:r w:rsidR="00823D99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 w:rsidR="00823D99"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options);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del w:id="43" w:author="Elijah Manor" w:date="2010-01-24T22:14:00Z">
                    <w:r w:rsidRPr="00BF3DFF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 xml:space="preserve"> </w:delText>
                    </w:r>
                  </w:del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Pr="00BF3DFF" w:rsidRDefault="00823D99" w:rsidP="00BF3DFF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F3DFF">
                    <w:rPr>
                      <w:rFonts w:ascii="Courier New" w:hAnsi="Courier New" w:cs="Courier New"/>
                      <w:sz w:val="18"/>
                      <w:szCs w:val="18"/>
                    </w:rPr>
                    <w:t>})(jQuery);</w:t>
                  </w:r>
                </w:p>
              </w:txbxContent>
            </v:textbox>
            <w10:wrap type="none"/>
            <w10:anchorlock/>
          </v:shape>
        </w:pict>
      </w:r>
    </w:p>
    <w:p w:rsidR="009B2D8F" w:rsidRDefault="00CD5F22" w:rsidP="00097EFE">
      <w:r>
        <w:t xml:space="preserve">When I </w:t>
      </w:r>
      <w:r w:rsidR="009B2D8F">
        <w:t xml:space="preserve">rerun </w:t>
      </w:r>
      <w:r>
        <w:t xml:space="preserve">the </w:t>
      </w:r>
      <w:r w:rsidR="009B2D8F">
        <w:t xml:space="preserve">unit tests, </w:t>
      </w:r>
      <w:r>
        <w:t xml:space="preserve">I see </w:t>
      </w:r>
      <w:r w:rsidR="009B2D8F">
        <w:t xml:space="preserve">the green bar of success. </w:t>
      </w:r>
    </w:p>
    <w:p w:rsidR="00F7104C" w:rsidRDefault="00F7104C" w:rsidP="00097EFE">
      <w:r>
        <w:t xml:space="preserve">You might have noticed that </w:t>
      </w:r>
      <w:r w:rsidR="00CD5F22">
        <w:t xml:space="preserve">the </w:t>
      </w:r>
      <w:r>
        <w:t xml:space="preserve">code isn't </w:t>
      </w:r>
      <w:r w:rsidR="00CD5F22">
        <w:t xml:space="preserve">really </w:t>
      </w:r>
      <w:r>
        <w:t xml:space="preserve">a jQuery </w:t>
      </w:r>
      <w:r w:rsidR="00CD5F22">
        <w:t>p</w:t>
      </w:r>
      <w:r w:rsidR="0055587A">
        <w:t>lugin</w:t>
      </w:r>
      <w:r>
        <w:t xml:space="preserve"> yet. </w:t>
      </w:r>
      <w:r w:rsidR="00CD5F22">
        <w:t xml:space="preserve">I </w:t>
      </w:r>
      <w:r>
        <w:t xml:space="preserve">have a namespace defined with some public properties and </w:t>
      </w:r>
      <w:r w:rsidR="001D50F6">
        <w:t>function</w:t>
      </w:r>
      <w:r>
        <w:t xml:space="preserve">s, but no </w:t>
      </w:r>
      <w:r w:rsidR="00CD5F22">
        <w:t>p</w:t>
      </w:r>
      <w:r w:rsidR="0055587A">
        <w:t>lugin</w:t>
      </w:r>
      <w:r w:rsidR="009B2D8F">
        <w:t xml:space="preserve"> itself</w:t>
      </w:r>
      <w:r>
        <w:t xml:space="preserve">. </w:t>
      </w:r>
      <w:r w:rsidR="00CD5F22">
        <w:t xml:space="preserve">Here’s </w:t>
      </w:r>
      <w:r>
        <w:t xml:space="preserve">another test that calls the jQuery </w:t>
      </w:r>
      <w:r w:rsidR="00CD5F22">
        <w:t>p</w:t>
      </w:r>
      <w:r w:rsidR="0055587A">
        <w:t>lugin</w:t>
      </w:r>
      <w:r>
        <w:t xml:space="preserve"> and tests </w:t>
      </w:r>
      <w:r w:rsidR="00B3088F">
        <w:t xml:space="preserve">whether </w:t>
      </w:r>
      <w:r>
        <w:t>the options passed to it override any default options.</w:t>
      </w:r>
    </w:p>
    <w:p w:rsidR="00F7104C" w:rsidRDefault="00823D99" w:rsidP="00097EFE">
      <w:r>
        <w:pict>
          <v:shape id="_x0000_s1042" type="#_x0000_t202" style="width:469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test("Calling Plugin Override Options", function() {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44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45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$("#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").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({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46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</w:t>
                    </w:r>
                  </w:ins>
                  <w:del w:id="47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userName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"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elijah.manor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"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48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49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474079" w:rsidRDefault="00474079" w:rsidP="00F7104C">
                  <w:pPr>
                    <w:pStyle w:val="NoSpacing"/>
                    <w:rPr>
                      <w:ins w:id="50" w:author="Elijah Manor" w:date="2010-01-24T22:15:00Z"/>
                      <w:rFonts w:ascii="Courier New" w:hAnsi="Courier New" w:cs="Courier New"/>
                      <w:sz w:val="18"/>
                      <w:szCs w:val="18"/>
                    </w:rPr>
                  </w:pPr>
                  <w:ins w:id="51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52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same($.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picasaWebViewer.options.urlFormat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</w:t>
                  </w:r>
                  <w:ins w:id="53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</w:t>
                    </w:r>
                  </w:ins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54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</w:t>
                    </w:r>
                  </w:ins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'http://picasaweb.google.com/data/feed/api/user/{0}?alt=json-in-script');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55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56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same($.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picasaWebViewer.options.albumTitleMaxLength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, 15);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57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58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same($.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picasaWebViewer.options.defaultDialogWidth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, 600);</w:t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59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60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same($.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picasaWebViewer.options.defaultDialogHeight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400); </w:t>
                  </w:r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F7104C" w:rsidRDefault="0047407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61" w:author="Elijah Manor" w:date="2010-01-24T22:15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</w:t>
                    </w:r>
                  </w:ins>
                  <w:del w:id="62" w:author="Elijah Manor" w:date="2010-01-24T22:15:00Z">
                    <w:r w:rsidR="00823D99" w:rsidRPr="00F7104C" w:rsidDel="00474079">
                      <w:rPr>
                        <w:rFonts w:ascii="Courier New" w:hAnsi="Courier New" w:cs="Courier New"/>
                        <w:sz w:val="18"/>
                        <w:szCs w:val="18"/>
                      </w:rPr>
                      <w:tab/>
                    </w:r>
                  </w:del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same($.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picasaWebViewer.options.userName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, '</w:t>
                  </w:r>
                  <w:proofErr w:type="spellStart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elijah.manor</w:t>
                  </w:r>
                  <w:proofErr w:type="spellEnd"/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  <w:r w:rsidR="00823D99"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55587A" w:rsidRDefault="00CD5F22" w:rsidP="00097EFE">
      <w:r>
        <w:t xml:space="preserve">I </w:t>
      </w:r>
      <w:r w:rsidR="0055587A">
        <w:t xml:space="preserve">also need to add an element to </w:t>
      </w:r>
      <w:r>
        <w:t xml:space="preserve">the </w:t>
      </w:r>
      <w:r w:rsidR="0055587A">
        <w:t xml:space="preserve">index.html test runner with </w:t>
      </w:r>
      <w:r>
        <w:t xml:space="preserve">an </w:t>
      </w:r>
      <w:r w:rsidR="0055587A">
        <w:t>id of "</w:t>
      </w:r>
      <w:proofErr w:type="spellStart"/>
      <w:r w:rsidR="0055587A">
        <w:t>targetId</w:t>
      </w:r>
      <w:proofErr w:type="spellEnd"/>
      <w:r w:rsidR="0055587A">
        <w:t xml:space="preserve">" for </w:t>
      </w:r>
      <w:r>
        <w:t>the</w:t>
      </w:r>
      <w:r w:rsidR="0055587A">
        <w:t xml:space="preserve"> plugin to use. I added "display: none" to the target element mainly so </w:t>
      </w:r>
      <w:r w:rsidR="00B3088F">
        <w:t xml:space="preserve">that </w:t>
      </w:r>
      <w:r w:rsidR="0055587A">
        <w:t>the test results would not be disturbed.</w:t>
      </w:r>
    </w:p>
    <w:p w:rsidR="0055587A" w:rsidRDefault="00823D99" w:rsidP="00097EFE">
      <w:r>
        <w:pict>
          <v:shape id="_x0000_s1041" type="#_x0000_t202" style="width:467.6pt;height:130.3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&lt;body&gt;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&lt;h1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-header"&gt;QUnit Test Suite&lt;/h1&gt;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&lt;h2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-banner"&gt;&lt;/h2&gt;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&lt;div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testrunner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-toolbar"&gt;&lt;/div&gt;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&lt;h2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qunit-userAgent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"&gt;&lt;/h2&gt;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ol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-tests"&gt;&lt;/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ol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&lt;div id="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-target" style="display: none;"&gt;&lt;/div&gt;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&lt;/body&gt;</w:t>
                  </w:r>
                </w:p>
              </w:txbxContent>
            </v:textbox>
            <w10:wrap type="none"/>
            <w10:anchorlock/>
          </v:shape>
        </w:pict>
      </w:r>
    </w:p>
    <w:p w:rsidR="0055587A" w:rsidRDefault="0055587A" w:rsidP="00097EFE">
      <w:pPr>
        <w:rPr>
          <w:rFonts w:ascii="Courier New" w:hAnsi="Courier New" w:cs="Courier New"/>
          <w:sz w:val="18"/>
          <w:szCs w:val="18"/>
        </w:rPr>
      </w:pPr>
      <w:r>
        <w:t>Running the</w:t>
      </w:r>
      <w:r w:rsidR="00997A80">
        <w:t>se</w:t>
      </w:r>
      <w:r>
        <w:t xml:space="preserve"> tests </w:t>
      </w:r>
      <w:r w:rsidR="00F7104C">
        <w:t>fail</w:t>
      </w:r>
      <w:r w:rsidR="00997A80">
        <w:t>s,</w:t>
      </w:r>
      <w:r w:rsidR="00F7104C">
        <w:t xml:space="preserve"> of course, because </w:t>
      </w:r>
      <w:r w:rsidR="00997A80">
        <w:t xml:space="preserve">I </w:t>
      </w:r>
      <w:r w:rsidR="00F7104C">
        <w:t xml:space="preserve">haven't defined the jQuery </w:t>
      </w:r>
      <w:r w:rsidR="00997A80">
        <w:t>p</w:t>
      </w:r>
      <w:r w:rsidR="004D4ADE">
        <w:t>lugin</w:t>
      </w:r>
      <w:r w:rsidR="00F7104C">
        <w:t xml:space="preserve"> yet. </w:t>
      </w:r>
      <w:r w:rsidR="00997A80">
        <w:t xml:space="preserve">I’ll </w:t>
      </w:r>
      <w:r w:rsidR="00F7104C">
        <w:t>do that n</w:t>
      </w:r>
      <w:r>
        <w:t xml:space="preserve">ow and call the </w:t>
      </w:r>
      <w:proofErr w:type="spellStart"/>
      <w:r w:rsidR="0091614A" w:rsidRPr="0091614A">
        <w:rPr>
          <w:i/>
        </w:rPr>
        <w:t>overrideOptions</w:t>
      </w:r>
      <w:proofErr w:type="spellEnd"/>
      <w:r>
        <w:t xml:space="preserve"> </w:t>
      </w:r>
      <w:r w:rsidR="001D50F6">
        <w:t>function</w:t>
      </w:r>
      <w:r w:rsidR="00F7104C">
        <w:t>.</w:t>
      </w:r>
    </w:p>
    <w:p w:rsidR="00F7104C" w:rsidRDefault="00823D99" w:rsidP="00097EFE">
      <w:r>
        <w:pict>
          <v:shape id="_x0000_s1040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fn.picasaWebViewer</w:t>
                  </w:r>
                  <w:proofErr w:type="spellEnd"/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function(options){</w:t>
                  </w: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picasaWebViewer.overrideOptions</w:t>
                  </w:r>
                  <w:proofErr w:type="spellEnd"/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(options);           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return this;</w:t>
                  </w:r>
                </w:p>
                <w:p w:rsidR="00823D99" w:rsidRPr="00F7104C" w:rsidRDefault="00823D99" w:rsidP="00F7104C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7104C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F7104C" w:rsidRDefault="004D4ADE" w:rsidP="00097EFE">
      <w:r>
        <w:t>Th</w:t>
      </w:r>
      <w:r w:rsidR="00997A80">
        <w:t>is</w:t>
      </w:r>
      <w:r>
        <w:t xml:space="preserve"> code make</w:t>
      </w:r>
      <w:r w:rsidR="00997A80">
        <w:t>s</w:t>
      </w:r>
      <w:r>
        <w:t xml:space="preserve"> our tests pass, but it doesn't really look like much of a plugin yet, does it? Well, as we continue to flush out the tests and functionality</w:t>
      </w:r>
      <w:r w:rsidR="00997A80">
        <w:t>,</w:t>
      </w:r>
      <w:r>
        <w:t xml:space="preserve"> it will look</w:t>
      </w:r>
      <w:r w:rsidR="00997A80">
        <w:t xml:space="preserve"> like one</w:t>
      </w:r>
      <w:r>
        <w:t xml:space="preserve"> more and more.</w:t>
      </w:r>
    </w:p>
    <w:p w:rsidR="00812DF3" w:rsidRPr="00812DF3" w:rsidRDefault="00812DF3" w:rsidP="00812DF3">
      <w:pPr>
        <w:pStyle w:val="Heading3"/>
        <w:pPrChange w:id="63" w:author="Elijah Manor" w:date="2010-01-24T21:41:00Z">
          <w:pPr/>
        </w:pPrChange>
      </w:pPr>
      <w:ins w:id="64" w:author="Elijah Manor" w:date="2010-01-24T21:41:00Z">
        <w:r>
          <w:t>Module Setup and Teardown Methods</w:t>
        </w:r>
      </w:ins>
      <w:r w:rsidR="00B3088F">
        <w:rPr>
          <w:rStyle w:val="CommentReference"/>
        </w:rPr>
        <w:commentReference w:id="65"/>
      </w:r>
    </w:p>
    <w:p w:rsidR="004D4ADE" w:rsidRDefault="004D4ADE" w:rsidP="00097EFE">
      <w:r>
        <w:t xml:space="preserve">There is an important key to notice </w:t>
      </w:r>
      <w:r w:rsidR="005B40A4">
        <w:t>at</w:t>
      </w:r>
      <w:r>
        <w:t xml:space="preserve"> this point in </w:t>
      </w:r>
      <w:r w:rsidR="00997A80">
        <w:t>the</w:t>
      </w:r>
      <w:r>
        <w:t xml:space="preserve"> testing. If I </w:t>
      </w:r>
      <w:r w:rsidR="00997A80">
        <w:t>create</w:t>
      </w:r>
      <w:r w:rsidR="00B3088F">
        <w:t>d</w:t>
      </w:r>
      <w:r>
        <w:t xml:space="preserve"> another set of tests that used one of the options we've been testing</w:t>
      </w:r>
      <w:r w:rsidR="00B3088F">
        <w:t>,</w:t>
      </w:r>
      <w:r>
        <w:t xml:space="preserve"> I m</w:t>
      </w:r>
      <w:r w:rsidR="00997A80">
        <w:t>ight</w:t>
      </w:r>
      <w:r>
        <w:t xml:space="preserve"> get a result that I didn't intend. The problem is that</w:t>
      </w:r>
      <w:r w:rsidR="00997A80">
        <w:t xml:space="preserve"> I</w:t>
      </w:r>
      <w:r>
        <w:t xml:space="preserve"> haven't been resetting </w:t>
      </w:r>
      <w:r w:rsidR="00997A80">
        <w:t>the</w:t>
      </w:r>
      <w:r>
        <w:t xml:space="preserve"> plugin state between tests. </w:t>
      </w:r>
      <w:r w:rsidR="00997A80">
        <w:t xml:space="preserve">The </w:t>
      </w:r>
      <w:r>
        <w:t xml:space="preserve">next step </w:t>
      </w:r>
      <w:r w:rsidR="00997A80">
        <w:t xml:space="preserve">is </w:t>
      </w:r>
      <w:r>
        <w:t xml:space="preserve">to add a </w:t>
      </w:r>
      <w:ins w:id="66" w:author="Elijah Manor" w:date="2010-01-24T22:17:00Z">
        <w:r w:rsidR="00474079">
          <w:rPr>
            <w:i/>
          </w:rPr>
          <w:t>setup</w:t>
        </w:r>
      </w:ins>
      <w:del w:id="67" w:author="Elijah Manor" w:date="2010-01-24T22:17:00Z">
        <w:r w:rsidR="0091614A" w:rsidRPr="0091614A" w:rsidDel="00474079">
          <w:rPr>
            <w:i/>
          </w:rPr>
          <w:delText>teardown</w:delText>
        </w:r>
      </w:del>
      <w:r>
        <w:t xml:space="preserve"> </w:t>
      </w:r>
      <w:r w:rsidR="001D50F6">
        <w:t>function</w:t>
      </w:r>
      <w:r>
        <w:t xml:space="preserve"> to our module.</w:t>
      </w:r>
    </w:p>
    <w:p w:rsidR="0055587A" w:rsidRDefault="00823D99" w:rsidP="00097EFE">
      <w:r>
        <w:pict>
          <v:shape id="_x0000_s1039" type="#_x0000_t202" style="width:467.6pt;height:88.25pt;mso-position-horizontal-relative:char;mso-position-vertical-relative:line;mso-width-relative:margin;mso-height-relative:margin">
            <v:textbox style="mso-next-textbox:#_x0000_s1039">
              <w:txbxContent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>module("Picasa Web Viewer", {</w:t>
                  </w:r>
                </w:p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setup: function() {   </w:t>
                  </w: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</w:r>
                </w:p>
                <w:p w:rsidR="00823D99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    $.</w:t>
                  </w:r>
                  <w:proofErr w:type="spellStart"/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>picas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aWebViewer.overrideOptions</w:t>
                  </w:r>
                  <w:proofErr w:type="spell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({});</w:t>
                  </w:r>
                </w:p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},</w:t>
                  </w:r>
                </w:p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teardown: function() {</w:t>
                  </w:r>
                </w:p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 xml:space="preserve">    }</w:t>
                  </w:r>
                </w:p>
                <w:p w:rsidR="00823D99" w:rsidRPr="004D4ADE" w:rsidRDefault="00823D99" w:rsidP="004D4ADE">
                  <w:pPr>
                    <w:pStyle w:val="NoSpacing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D4ADE">
                    <w:rPr>
                      <w:rFonts w:ascii="Courier New" w:hAnsi="Courier New" w:cs="Courier New"/>
                      <w:sz w:val="20"/>
                      <w:szCs w:val="20"/>
                    </w:rPr>
                    <w:tab/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4D4ADE" w:rsidRDefault="004D4ADE" w:rsidP="00097EFE">
      <w:r>
        <w:t xml:space="preserve">You can pass a module both a </w:t>
      </w:r>
      <w:r w:rsidR="0091614A" w:rsidRPr="0091614A">
        <w:rPr>
          <w:i/>
        </w:rPr>
        <w:t>setup</w:t>
      </w:r>
      <w:r>
        <w:t xml:space="preserve"> and </w:t>
      </w:r>
      <w:r w:rsidR="008E184F">
        <w:t xml:space="preserve">a </w:t>
      </w:r>
      <w:r w:rsidR="0091614A" w:rsidRPr="0091614A">
        <w:rPr>
          <w:i/>
        </w:rPr>
        <w:t>teardown</w:t>
      </w:r>
      <w:r>
        <w:t xml:space="preserve"> </w:t>
      </w:r>
      <w:r w:rsidR="001D50F6">
        <w:t>function</w:t>
      </w:r>
      <w:r>
        <w:t xml:space="preserve"> that will </w:t>
      </w:r>
      <w:r w:rsidR="008E184F">
        <w:t xml:space="preserve">run </w:t>
      </w:r>
      <w:r>
        <w:t xml:space="preserve">between each of your tests inside the module. We aren't using the </w:t>
      </w:r>
      <w:r w:rsidR="0091614A" w:rsidRPr="0091614A">
        <w:rPr>
          <w:i/>
        </w:rPr>
        <w:t>teardown</w:t>
      </w:r>
      <w:r>
        <w:t xml:space="preserve"> function yet, but we will </w:t>
      </w:r>
      <w:r w:rsidR="001A6EC4">
        <w:t xml:space="preserve">in our </w:t>
      </w:r>
      <w:r w:rsidR="000A3799">
        <w:t xml:space="preserve">later </w:t>
      </w:r>
      <w:r w:rsidR="001A6EC4">
        <w:t xml:space="preserve">tests. In </w:t>
      </w:r>
      <w:r w:rsidR="000A3799">
        <w:t>the</w:t>
      </w:r>
      <w:r w:rsidR="001A6EC4">
        <w:t xml:space="preserve"> </w:t>
      </w:r>
      <w:r w:rsidR="0091614A" w:rsidRPr="0091614A">
        <w:rPr>
          <w:i/>
        </w:rPr>
        <w:t>setup</w:t>
      </w:r>
      <w:r>
        <w:t xml:space="preserve"> function</w:t>
      </w:r>
      <w:r w:rsidR="000A3799">
        <w:t>, I</w:t>
      </w:r>
      <w:r>
        <w:t xml:space="preserve"> restore </w:t>
      </w:r>
      <w:r w:rsidR="000A3799">
        <w:t xml:space="preserve">the </w:t>
      </w:r>
      <w:r>
        <w:t>option</w:t>
      </w:r>
      <w:r w:rsidR="005B40A4">
        <w:t>s</w:t>
      </w:r>
      <w:r>
        <w:t xml:space="preserve"> to their default values in case we test one of </w:t>
      </w:r>
      <w:r w:rsidR="000A3799">
        <w:t xml:space="preserve">the </w:t>
      </w:r>
      <w:r>
        <w:t xml:space="preserve">public </w:t>
      </w:r>
      <w:r w:rsidR="001D50F6">
        <w:t>function</w:t>
      </w:r>
      <w:r>
        <w:t xml:space="preserve">s directly. Technically, by adding the </w:t>
      </w:r>
      <w:r w:rsidR="0091614A" w:rsidRPr="0091614A">
        <w:rPr>
          <w:i/>
        </w:rPr>
        <w:t>setup</w:t>
      </w:r>
      <w:r>
        <w:t xml:space="preserve"> and </w:t>
      </w:r>
      <w:r w:rsidR="0091614A" w:rsidRPr="0091614A">
        <w:rPr>
          <w:i/>
        </w:rPr>
        <w:t>teardown</w:t>
      </w:r>
      <w:r>
        <w:t xml:space="preserve"> function</w:t>
      </w:r>
      <w:r w:rsidR="000A3799">
        <w:t>s</w:t>
      </w:r>
      <w:r>
        <w:t xml:space="preserve"> </w:t>
      </w:r>
      <w:r w:rsidR="000A3799">
        <w:t xml:space="preserve">at this point, </w:t>
      </w:r>
      <w:r>
        <w:t>I have violated</w:t>
      </w:r>
      <w:r w:rsidR="000A3799">
        <w:t xml:space="preserve"> </w:t>
      </w:r>
      <w:r>
        <w:t>TDD principles, but the</w:t>
      </w:r>
      <w:r w:rsidR="000A3799">
        <w:t xml:space="preserve">se principles </w:t>
      </w:r>
      <w:r>
        <w:t>are mostly guidelines</w:t>
      </w:r>
      <w:r w:rsidR="000A3799">
        <w:t>,</w:t>
      </w:r>
      <w:r>
        <w:t xml:space="preserve"> and each developer tends to modify them to suit </w:t>
      </w:r>
      <w:r w:rsidR="000A3799">
        <w:t xml:space="preserve">his or her </w:t>
      </w:r>
      <w:r>
        <w:t xml:space="preserve">needs. </w:t>
      </w:r>
    </w:p>
    <w:p w:rsidR="00FA61C9" w:rsidDel="00BC1D83" w:rsidRDefault="00FA61C9" w:rsidP="00812DF3">
      <w:pPr>
        <w:pStyle w:val="Heading3"/>
        <w:rPr>
          <w:del w:id="68" w:author="Elijah Manor" w:date="2010-01-24T22:58:00Z"/>
        </w:rPr>
        <w:pPrChange w:id="69" w:author="Elijah Manor" w:date="2010-01-24T21:42:00Z">
          <w:pPr/>
        </w:pPrChange>
      </w:pPr>
      <w:del w:id="70" w:author="Elijah Manor" w:date="2010-01-24T22:58:00Z">
        <w:r w:rsidDel="00BC1D83">
          <w:rPr>
            <w:rStyle w:val="CommentReference"/>
          </w:rPr>
          <w:commentReference w:id="71"/>
        </w:r>
      </w:del>
    </w:p>
    <w:p w:rsidR="004D4ADE" w:rsidRDefault="0055587A" w:rsidP="00097EFE">
      <w:r>
        <w:t xml:space="preserve">Okay, </w:t>
      </w:r>
      <w:r w:rsidR="00A012E2">
        <w:t xml:space="preserve">now </w:t>
      </w:r>
      <w:r>
        <w:t xml:space="preserve">it's time </w:t>
      </w:r>
      <w:r w:rsidR="00A012E2">
        <w:t>to</w:t>
      </w:r>
      <w:r>
        <w:t xml:space="preserve"> do something a little more exciting than checking for default options. The whole point of this plugin is to show albums and pictures, so </w:t>
      </w:r>
      <w:r w:rsidR="00A012E2">
        <w:t xml:space="preserve">here I’ll </w:t>
      </w:r>
      <w:r>
        <w:t>focus on building the proper HTML structures to house the albums and pictures.</w:t>
      </w:r>
    </w:p>
    <w:p w:rsidR="0055587A" w:rsidRDefault="00823D99" w:rsidP="00097EFE">
      <w:r>
        <w:pict>
          <v:shape id="_x0000_s1038" type="#_x0000_t202" style="width:467.6pt;height:64.3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"#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qunit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-target";</w:t>
                  </w:r>
                </w:p>
                <w:p w:rsidR="00823D99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test("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Scafford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Gallery", function() {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($(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));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ok($(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).find('#gallery').length, 'Gallery created');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ok($(</w:t>
                  </w:r>
                  <w:proofErr w:type="spellStart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).find('#tabs').length, 'Tabs created');</w:t>
                  </w:r>
                </w:p>
                <w:p w:rsidR="00823D99" w:rsidRPr="0055587A" w:rsidRDefault="00823D99" w:rsidP="0055587A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5587A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1A6EC4" w:rsidRDefault="00A012E2" w:rsidP="00097EFE">
      <w:r>
        <w:t xml:space="preserve">Because </w:t>
      </w:r>
      <w:r w:rsidR="0055587A">
        <w:t xml:space="preserve">we will continue to need an HTML element to test with, I pulled the </w:t>
      </w:r>
      <w:proofErr w:type="spellStart"/>
      <w:r w:rsidR="0091614A" w:rsidRPr="0091614A">
        <w:rPr>
          <w:i/>
        </w:rPr>
        <w:t>targetId</w:t>
      </w:r>
      <w:proofErr w:type="spellEnd"/>
      <w:r w:rsidR="0055587A">
        <w:t xml:space="preserve"> into its own variable so </w:t>
      </w:r>
      <w:r>
        <w:t xml:space="preserve">that </w:t>
      </w:r>
      <w:r w:rsidR="0055587A">
        <w:t>we can use it in th</w:t>
      </w:r>
      <w:r>
        <w:t xml:space="preserve">e following </w:t>
      </w:r>
      <w:r w:rsidR="0055587A">
        <w:t>and future tests.</w:t>
      </w:r>
    </w:p>
    <w:p w:rsidR="001A6EC4" w:rsidRDefault="00823D99" w:rsidP="00097EFE">
      <w:r>
        <w:pict>
          <v:shape id="_x0000_s1037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A35890" w:rsidRDefault="00823D99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tabs, gallery, </w:t>
                  </w:r>
                </w:p>
                <w:p w:rsidR="00823D99" w:rsidRDefault="00823D99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$.</w:t>
                  </w: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{};</w:t>
                  </w:r>
                </w:p>
                <w:p w:rsidR="00823D99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function(element) {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html =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"&lt;div class='demo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-widget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-helper-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clearfix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'&gt;" +               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"&lt;div id='tabs'&gt;"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ul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"&lt;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li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&gt;&lt;a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href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='#tabs-0'&gt;Albums&lt;/a&gt;&lt;/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li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"&lt;/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ul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"&lt;div id='tabs-0'&gt;" + </w:t>
                  </w:r>
                </w:p>
                <w:p w:rsidR="00823D99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"&lt;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ul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id='gallery'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"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class='gallery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-helper-reset 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-helper-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clearfix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 /&gt;"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"&lt;/div&gt;" +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"&lt;/div&gt;" +                                                                  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"&lt;/div&gt;";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                      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tabs = $(html).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appendTo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(element).find('#tabs').tabs();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gallery = $('#gallery');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1A6EC4" w:rsidRDefault="00FB0A72" w:rsidP="001A6EC4">
      <w:r>
        <w:t xml:space="preserve">Because I </w:t>
      </w:r>
      <w:r w:rsidR="001A6EC4">
        <w:t>added elements to the test runner DOM</w:t>
      </w:r>
      <w:r>
        <w:t xml:space="preserve">, I </w:t>
      </w:r>
      <w:r w:rsidR="001A6EC4">
        <w:t>need to clean this up for any further tests.</w:t>
      </w:r>
      <w:r w:rsidR="001C11D8">
        <w:t xml:space="preserve"> </w:t>
      </w:r>
      <w:r>
        <w:t xml:space="preserve">I </w:t>
      </w:r>
      <w:r w:rsidR="001A6EC4">
        <w:t xml:space="preserve">can </w:t>
      </w:r>
      <w:r w:rsidR="001C11D8">
        <w:t>resolve this</w:t>
      </w:r>
      <w:r w:rsidR="001A6EC4">
        <w:t xml:space="preserve"> </w:t>
      </w:r>
      <w:r>
        <w:t xml:space="preserve">easily </w:t>
      </w:r>
      <w:r w:rsidR="001A6EC4">
        <w:t xml:space="preserve">by adding a simple jQuery </w:t>
      </w:r>
      <w:r w:rsidR="001D50F6">
        <w:t>function</w:t>
      </w:r>
      <w:r w:rsidR="001A6EC4">
        <w:t xml:space="preserve"> to clear out all DOM elements from </w:t>
      </w:r>
      <w:r>
        <w:t>the</w:t>
      </w:r>
      <w:r w:rsidR="001A6EC4">
        <w:t xml:space="preserve"> target element in the test runner.</w:t>
      </w:r>
    </w:p>
    <w:p w:rsidR="001A6EC4" w:rsidRDefault="00823D99" w:rsidP="001A6EC4">
      <w:r>
        <w:pict>
          <v:shape id="_x0000_s1036" type="#_x0000_t202" style="width:467.6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Viewer", {</w:t>
                  </w:r>
                </w:p>
                <w:p w:rsidR="00823D99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setup: function() {  </w:t>
                  </w:r>
                </w:p>
                <w:p w:rsidR="00823D99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 xml:space="preserve">      </w:t>
                  </w:r>
                  <w:r w:rsidRPr="001C11D8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$(</w:t>
                  </w:r>
                  <w:proofErr w:type="spellStart"/>
                  <w:r w:rsidRPr="001C11D8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targetId</w:t>
                  </w:r>
                  <w:proofErr w:type="spellEnd"/>
                  <w:r w:rsidRPr="001C11D8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).empty();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picasaWebViewer.overrideOptions</w:t>
                  </w:r>
                  <w:proofErr w:type="spellEnd"/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({});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teardown: function() {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823D99" w:rsidRPr="001A6EC4" w:rsidRDefault="00823D99" w:rsidP="001A6EC4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1A6EC4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BC1D83" w:rsidRDefault="00BC1D83" w:rsidP="00BC1D83">
      <w:pPr>
        <w:pStyle w:val="Heading3"/>
        <w:rPr>
          <w:ins w:id="72" w:author="Elijah Manor" w:date="2010-01-24T22:59:00Z"/>
        </w:rPr>
      </w:pPr>
      <w:ins w:id="73" w:author="Elijah Manor" w:date="2010-01-24T22:59:00Z">
        <w:r>
          <w:rPr>
            <w:rStyle w:val="CommentReference"/>
          </w:rPr>
          <w:commentReference w:id="74"/>
        </w:r>
        <w:r>
          <w:t>Using a Mocking Framework in our Unit Tests</w:t>
        </w:r>
      </w:ins>
    </w:p>
    <w:p w:rsidR="001C11D8" w:rsidRDefault="001C11D8" w:rsidP="001A6EC4">
      <w:r>
        <w:t xml:space="preserve">Here comes </w:t>
      </w:r>
      <w:r w:rsidR="00FB0A72">
        <w:t xml:space="preserve">some </w:t>
      </w:r>
      <w:r>
        <w:t xml:space="preserve">fun </w:t>
      </w:r>
      <w:r w:rsidR="00FB0A72">
        <w:t xml:space="preserve">in </w:t>
      </w:r>
      <w:r>
        <w:t>often</w:t>
      </w:r>
      <w:r w:rsidR="00FB0A72">
        <w:t>-</w:t>
      </w:r>
      <w:r>
        <w:t xml:space="preserve">uncharted territory for many JavaScript developers. </w:t>
      </w:r>
      <w:r w:rsidR="00FB0A72">
        <w:t xml:space="preserve">I am </w:t>
      </w:r>
      <w:r>
        <w:t xml:space="preserve">going to delve into </w:t>
      </w:r>
      <w:r w:rsidR="00FB0A72">
        <w:t>m</w:t>
      </w:r>
      <w:r>
        <w:t>ocking. I like the</w:t>
      </w:r>
      <w:r w:rsidR="00715675">
        <w:t xml:space="preserve"> way </w:t>
      </w:r>
      <w:hyperlink r:id="rId19" w:history="1">
        <w:r w:rsidR="00715675" w:rsidRPr="00715675">
          <w:rPr>
            <w:rStyle w:val="Hyperlink"/>
          </w:rPr>
          <w:t>Roy Osherove</w:t>
        </w:r>
      </w:hyperlink>
      <w:r w:rsidR="00715675">
        <w:t xml:space="preserve"> put</w:t>
      </w:r>
      <w:r w:rsidR="00FB0A72">
        <w:t>s</w:t>
      </w:r>
      <w:r w:rsidR="00715675">
        <w:t xml:space="preserve"> it in one of his </w:t>
      </w:r>
      <w:hyperlink r:id="rId20" w:history="1">
        <w:r w:rsidR="00715675" w:rsidRPr="00715675">
          <w:rPr>
            <w:rStyle w:val="Hyperlink"/>
          </w:rPr>
          <w:t>later blog posts</w:t>
        </w:r>
      </w:hyperlink>
      <w:r w:rsidR="00FB0A72">
        <w:t>:</w:t>
      </w:r>
    </w:p>
    <w:p w:rsidR="00715675" w:rsidRDefault="00715675" w:rsidP="00715675">
      <w:pPr>
        <w:ind w:left="720"/>
        <w:rPr>
          <w:rStyle w:val="Emphasis"/>
          <w:rFonts w:ascii="Verdana" w:hAnsi="Verdana"/>
          <w:color w:val="333333"/>
          <w:sz w:val="18"/>
          <w:szCs w:val="18"/>
        </w:rPr>
      </w:pPr>
      <w:r>
        <w:rPr>
          <w:rStyle w:val="apple-style-span"/>
          <w:rFonts w:ascii="Verdana" w:hAnsi="Verdana"/>
          <w:color w:val="333333"/>
          <w:sz w:val="18"/>
          <w:szCs w:val="18"/>
        </w:rPr>
        <w:t>Mocks are</w:t>
      </w:r>
      <w:r>
        <w:rPr>
          <w:rStyle w:val="apple-converted-space"/>
          <w:rFonts w:ascii="Verdana" w:hAnsi="Verdana"/>
          <w:color w:val="333333"/>
          <w:sz w:val="18"/>
          <w:szCs w:val="18"/>
        </w:rPr>
        <w:t> </w:t>
      </w:r>
      <w:r>
        <w:rPr>
          <w:rStyle w:val="Strong"/>
          <w:rFonts w:ascii="Verdana" w:hAnsi="Verdana"/>
          <w:color w:val="333333"/>
          <w:sz w:val="18"/>
          <w:szCs w:val="18"/>
        </w:rPr>
        <w:t>spies in disguise</w:t>
      </w:r>
      <w:r>
        <w:rPr>
          <w:rStyle w:val="apple-converted-space"/>
          <w:rFonts w:ascii="Verdana" w:hAnsi="Verdana"/>
          <w:b/>
          <w:bCs/>
          <w:color w:val="333333"/>
          <w:sz w:val="18"/>
          <w:szCs w:val="18"/>
        </w:rPr>
        <w:t> </w:t>
      </w:r>
      <w:r>
        <w:rPr>
          <w:rStyle w:val="apple-style-span"/>
          <w:rFonts w:ascii="Verdana" w:hAnsi="Verdana"/>
          <w:color w:val="333333"/>
          <w:sz w:val="18"/>
          <w:szCs w:val="18"/>
        </w:rPr>
        <w:t>for you</w:t>
      </w:r>
      <w:r w:rsidR="00FB0A72">
        <w:rPr>
          <w:rStyle w:val="apple-style-span"/>
          <w:rFonts w:ascii="Verdana" w:hAnsi="Verdana"/>
          <w:color w:val="333333"/>
          <w:sz w:val="18"/>
          <w:szCs w:val="18"/>
        </w:rPr>
        <w:t>[r]</w:t>
      </w:r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 tests</w:t>
      </w:r>
      <w:r w:rsidR="00FB0A72">
        <w:rPr>
          <w:rStyle w:val="apple-style-span"/>
          <w:rFonts w:ascii="Verdana" w:hAnsi="Verdana"/>
          <w:color w:val="333333"/>
          <w:sz w:val="18"/>
          <w:szCs w:val="18"/>
        </w:rPr>
        <w:t>—</w:t>
      </w:r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double agents. </w:t>
      </w:r>
      <w:r w:rsidR="00FB0A72">
        <w:rPr>
          <w:rStyle w:val="apple-style-span"/>
          <w:rFonts w:ascii="Verdana" w:hAnsi="Verdana"/>
          <w:color w:val="333333"/>
          <w:sz w:val="18"/>
          <w:szCs w:val="18"/>
        </w:rPr>
        <w:t>[T]</w:t>
      </w:r>
      <w:r>
        <w:rPr>
          <w:rStyle w:val="apple-style-span"/>
          <w:rFonts w:ascii="Verdana" w:hAnsi="Verdana"/>
          <w:color w:val="333333"/>
          <w:sz w:val="18"/>
          <w:szCs w:val="18"/>
        </w:rPr>
        <w:t>hey let you do what you want without your real code knowing about it, and tell you everything that happened to them</w:t>
      </w:r>
      <w:r w:rsidR="00FB0A72">
        <w:rPr>
          <w:rStyle w:val="apple-style-span"/>
          <w:rFonts w:ascii="Verdana" w:hAnsi="Verdana"/>
          <w:color w:val="333333"/>
          <w:sz w:val="18"/>
          <w:szCs w:val="18"/>
        </w:rPr>
        <w:t>,</w:t>
      </w:r>
      <w:r>
        <w:rPr>
          <w:rStyle w:val="apple-style-span"/>
          <w:rFonts w:ascii="Verdana" w:hAnsi="Verdana"/>
          <w:color w:val="333333"/>
          <w:sz w:val="18"/>
          <w:szCs w:val="18"/>
        </w:rPr>
        <w:t xml:space="preserve"> like</w:t>
      </w:r>
      <w:r w:rsidR="00754A89">
        <w:rPr>
          <w:rStyle w:val="apple-style-span"/>
          <w:rFonts w:ascii="Verdana" w:hAnsi="Verdana"/>
          <w:color w:val="333333"/>
          <w:sz w:val="18"/>
          <w:szCs w:val="18"/>
        </w:rPr>
        <w:t xml:space="preserve"> </w:t>
      </w:r>
      <w:r>
        <w:rPr>
          <w:rStyle w:val="Emphasis"/>
          <w:rFonts w:ascii="Verdana" w:hAnsi="Verdana"/>
          <w:color w:val="333333"/>
          <w:sz w:val="18"/>
          <w:szCs w:val="18"/>
        </w:rPr>
        <w:t>"your class *should* have called my 'authenticate' method with param x and Y but it actually called it with the wrong value</w:t>
      </w:r>
      <w:r w:rsidR="00FB0A72">
        <w:rPr>
          <w:rStyle w:val="Emphasis"/>
          <w:rFonts w:ascii="Verdana" w:hAnsi="Verdana"/>
          <w:color w:val="333333"/>
          <w:sz w:val="18"/>
          <w:szCs w:val="18"/>
        </w:rPr>
        <w:t>…</w:t>
      </w:r>
      <w:r>
        <w:rPr>
          <w:rStyle w:val="Emphasis"/>
          <w:rFonts w:ascii="Verdana" w:hAnsi="Verdana"/>
          <w:color w:val="333333"/>
          <w:sz w:val="18"/>
          <w:szCs w:val="18"/>
        </w:rPr>
        <w:t xml:space="preserve"> Your test should *fail*</w:t>
      </w:r>
      <w:r w:rsidR="00FB0A72">
        <w:rPr>
          <w:rStyle w:val="Emphasis"/>
          <w:rFonts w:ascii="Verdana" w:hAnsi="Verdana"/>
          <w:color w:val="333333"/>
          <w:sz w:val="18"/>
          <w:szCs w:val="18"/>
        </w:rPr>
        <w:t>”</w:t>
      </w:r>
      <w:r>
        <w:rPr>
          <w:rStyle w:val="Emphasis"/>
          <w:rFonts w:ascii="Verdana" w:hAnsi="Verdana"/>
          <w:color w:val="333333"/>
          <w:sz w:val="18"/>
          <w:szCs w:val="18"/>
        </w:rPr>
        <w:t>.</w:t>
      </w:r>
    </w:p>
    <w:p w:rsidR="00066126" w:rsidRPr="00066126" w:rsidRDefault="00066126" w:rsidP="00066126">
      <w:pPr>
        <w:rPr>
          <w:rStyle w:val="Emphasis"/>
          <w:rFonts w:ascii="Verdana" w:hAnsi="Verdana"/>
          <w:i w:val="0"/>
          <w:color w:val="333333"/>
          <w:sz w:val="18"/>
          <w:szCs w:val="18"/>
        </w:rPr>
      </w:pP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As I mentioned previously, I us</w:t>
      </w:r>
      <w:r w:rsidR="00FA61C9">
        <w:rPr>
          <w:rStyle w:val="Emphasis"/>
          <w:rFonts w:ascii="Verdana" w:hAnsi="Verdana"/>
          <w:i w:val="0"/>
          <w:color w:val="333333"/>
          <w:sz w:val="18"/>
          <w:szCs w:val="18"/>
        </w:rPr>
        <w:t>e</w:t>
      </w:r>
      <w:r w:rsidR="0091614A" w:rsidRPr="0091614A">
        <w:rPr>
          <w:rPrChange w:id="75" w:author="jpierce" w:date="2010-01-20T10:17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 xml:space="preserve">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QMock to do JavaScript mocking. The following code test</w:t>
      </w:r>
      <w:r w:rsidR="00FB0A72">
        <w:rPr>
          <w:rStyle w:val="Emphasis"/>
          <w:rFonts w:ascii="Verdana" w:hAnsi="Verdana"/>
          <w:i w:val="0"/>
          <w:color w:val="333333"/>
          <w:sz w:val="18"/>
          <w:szCs w:val="18"/>
        </w:rPr>
        <w:t>s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</w:t>
      </w:r>
      <w:r w:rsidR="00FB0A72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whether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when the </w:t>
      </w:r>
      <w:proofErr w:type="spellStart"/>
      <w:r w:rsidR="0091614A" w:rsidRPr="0091614A">
        <w:rPr>
          <w:rStyle w:val="Emphasis"/>
          <w:rFonts w:ascii="Verdana" w:hAnsi="Verdana"/>
          <w:color w:val="333333"/>
          <w:sz w:val="18"/>
          <w:szCs w:val="18"/>
        </w:rPr>
        <w:t>getAlbums</w:t>
      </w:r>
      <w:proofErr w:type="spellEnd"/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function is called and no results are returned</w:t>
      </w:r>
      <w:r w:rsidR="00FB0A72">
        <w:rPr>
          <w:rStyle w:val="Emphasis"/>
          <w:rFonts w:ascii="Verdana" w:hAnsi="Verdana"/>
          <w:i w:val="0"/>
          <w:color w:val="333333"/>
          <w:sz w:val="18"/>
          <w:szCs w:val="18"/>
        </w:rPr>
        <w:t>,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that a call to </w:t>
      </w:r>
      <w:proofErr w:type="spellStart"/>
      <w:r w:rsidR="0091614A" w:rsidRPr="0091614A">
        <w:rPr>
          <w:rStyle w:val="Emphasis"/>
          <w:rFonts w:ascii="Verdana" w:hAnsi="Verdana"/>
          <w:color w:val="333333"/>
          <w:sz w:val="18"/>
          <w:szCs w:val="18"/>
        </w:rPr>
        <w:t>displayA</w:t>
      </w:r>
      <w:r w:rsidR="00754A89">
        <w:rPr>
          <w:rStyle w:val="Emphasis"/>
          <w:rFonts w:ascii="Verdana" w:hAnsi="Verdana"/>
          <w:color w:val="333333"/>
          <w:sz w:val="18"/>
          <w:szCs w:val="18"/>
        </w:rPr>
        <w:t>l</w:t>
      </w:r>
      <w:r w:rsidR="0091614A" w:rsidRPr="0091614A">
        <w:rPr>
          <w:rStyle w:val="Emphasis"/>
          <w:rFonts w:ascii="Verdana" w:hAnsi="Verdana"/>
          <w:color w:val="333333"/>
          <w:sz w:val="18"/>
          <w:szCs w:val="18"/>
        </w:rPr>
        <w:t>bums</w:t>
      </w:r>
      <w:proofErr w:type="spellEnd"/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</w:t>
      </w:r>
      <w:r w:rsidR="00FA61C9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will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not </w:t>
      </w:r>
      <w:r w:rsidR="00FB0A72">
        <w:rPr>
          <w:rStyle w:val="Emphasis"/>
          <w:rFonts w:ascii="Verdana" w:hAnsi="Verdana"/>
          <w:i w:val="0"/>
          <w:color w:val="333333"/>
          <w:sz w:val="18"/>
          <w:szCs w:val="18"/>
        </w:rPr>
        <w:t>occur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. There is also a test </w:t>
      </w:r>
      <w:r w:rsidR="00FB0A72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to determine whether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the </w:t>
      </w:r>
      <w:proofErr w:type="spellStart"/>
      <w:r w:rsidR="0091614A" w:rsidRPr="0091614A">
        <w:rPr>
          <w:rStyle w:val="Emphasis"/>
          <w:rFonts w:ascii="Verdana" w:hAnsi="Verdana"/>
          <w:color w:val="333333"/>
          <w:sz w:val="18"/>
          <w:szCs w:val="18"/>
        </w:rPr>
        <w:t>scaffoldGallery</w:t>
      </w:r>
      <w:proofErr w:type="spellEnd"/>
      <w:r w:rsidR="0091614A" w:rsidRPr="0091614A">
        <w:rPr>
          <w:rPrChange w:id="76" w:author="jpierce" w:date="2010-01-20T10:19:00Z">
            <w:rPr>
              <w:rStyle w:val="Emphasis"/>
              <w:rFonts w:ascii="Verdana" w:hAnsi="Verdana"/>
              <w:i w:val="0"/>
              <w:color w:val="333333"/>
              <w:sz w:val="18"/>
              <w:szCs w:val="18"/>
            </w:rPr>
          </w:rPrChange>
        </w:rPr>
        <w:t xml:space="preserve">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function should have been called. </w:t>
      </w:r>
      <w:r w:rsidR="002F4572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Because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we tested that public </w:t>
      </w:r>
      <w:r w:rsidR="001D50F6">
        <w:rPr>
          <w:rStyle w:val="Emphasis"/>
          <w:rFonts w:ascii="Verdana" w:hAnsi="Verdana"/>
          <w:i w:val="0"/>
          <w:color w:val="333333"/>
          <w:sz w:val="18"/>
          <w:szCs w:val="18"/>
        </w:rPr>
        <w:t>function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earlier, </w:t>
      </w:r>
      <w:r w:rsidR="002F4572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we don’t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need to test </w:t>
      </w:r>
      <w:r w:rsidR="002F4572">
        <w:rPr>
          <w:rStyle w:val="Emphasis"/>
          <w:rFonts w:ascii="Verdana" w:hAnsi="Verdana"/>
          <w:i w:val="0"/>
          <w:color w:val="333333"/>
          <w:sz w:val="18"/>
          <w:szCs w:val="18"/>
        </w:rPr>
        <w:t>it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 again. We just want to know </w:t>
      </w:r>
      <w:r w:rsidR="002F4572">
        <w:rPr>
          <w:rStyle w:val="Emphasis"/>
          <w:rFonts w:ascii="Verdana" w:hAnsi="Verdana"/>
          <w:i w:val="0"/>
          <w:color w:val="333333"/>
          <w:sz w:val="18"/>
          <w:szCs w:val="18"/>
        </w:rPr>
        <w:t xml:space="preserve">whether </w:t>
      </w:r>
      <w:r>
        <w:rPr>
          <w:rStyle w:val="Emphasis"/>
          <w:rFonts w:ascii="Verdana" w:hAnsi="Verdana"/>
          <w:i w:val="0"/>
          <w:color w:val="333333"/>
          <w:sz w:val="18"/>
          <w:szCs w:val="18"/>
        </w:rPr>
        <w:t>it would have been called.</w:t>
      </w:r>
    </w:p>
    <w:p w:rsidR="00715675" w:rsidRDefault="00823D99" w:rsidP="00715675">
      <w:r>
        <w:pict>
          <v:shape id="_x0000_s1035" type="#_x0000_t202" style="width:466.1pt;height:283.2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test("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GetAndDisplayAlbums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Returns Nothing so No Albums Displayed", function() {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target = $(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)[0];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mockRepository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new Mock();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mockRepository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')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withArguments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(Function)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callFunctionWith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(null);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new Mock();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scaffoldGallery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')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withArguments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(target);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.expects(0)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.method('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displayAlbums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picasaWebViewer.setRepository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mockRepository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picasaWebViewer.setPicasaWebViewer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 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picasaWebViewer.getAndDisplayAlbums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(target);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ok(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mockRepository.verify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(), 'Verify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was called');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ok(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mockPicasaWebViewer.verify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(), 'Verify </w:t>
                  </w:r>
                  <w:proofErr w:type="spellStart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displayAlbums</w:t>
                  </w:r>
                  <w:proofErr w:type="spellEnd"/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was not called'); </w:t>
                  </w:r>
                </w:p>
                <w:p w:rsidR="00823D99" w:rsidRPr="00066126" w:rsidRDefault="00823D99" w:rsidP="00066126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66126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2F4572" w:rsidP="00715675">
      <w:r>
        <w:t xml:space="preserve">You should note </w:t>
      </w:r>
      <w:r w:rsidR="00836550">
        <w:t>a couple things in th</w:t>
      </w:r>
      <w:r>
        <w:t>is</w:t>
      </w:r>
      <w:r w:rsidR="00836550">
        <w:t xml:space="preserve"> code</w:t>
      </w:r>
      <w:r>
        <w:t>:</w:t>
      </w:r>
    </w:p>
    <w:p w:rsidR="00836550" w:rsidRDefault="00836550" w:rsidP="00836550">
      <w:pPr>
        <w:pStyle w:val="ListParagraph"/>
        <w:numPr>
          <w:ilvl w:val="0"/>
          <w:numId w:val="8"/>
        </w:numPr>
      </w:pPr>
      <w:r>
        <w:t xml:space="preserve">When I mock the </w:t>
      </w:r>
      <w:proofErr w:type="spellStart"/>
      <w:r w:rsidR="0091614A" w:rsidRPr="0091614A">
        <w:rPr>
          <w:i/>
        </w:rPr>
        <w:t>getAlbums</w:t>
      </w:r>
      <w:proofErr w:type="spellEnd"/>
      <w:r>
        <w:t xml:space="preserve"> function</w:t>
      </w:r>
      <w:r w:rsidR="00A73910">
        <w:t xml:space="preserve">, </w:t>
      </w:r>
      <w:r>
        <w:t>I pas</w:t>
      </w:r>
      <w:r w:rsidR="00AB7076">
        <w:t xml:space="preserve">s a </w:t>
      </w:r>
      <w:r w:rsidR="0091614A" w:rsidRPr="0091614A">
        <w:rPr>
          <w:i/>
        </w:rPr>
        <w:t>Function</w:t>
      </w:r>
      <w:r w:rsidR="00AB7076">
        <w:t xml:space="preserve"> as the argument</w:t>
      </w:r>
      <w:r>
        <w:t xml:space="preserve">. </w:t>
      </w:r>
      <w:r w:rsidR="00AB7076">
        <w:t>This represents th</w:t>
      </w:r>
      <w:r w:rsidR="00A73910">
        <w:t>e</w:t>
      </w:r>
      <w:r w:rsidR="00AB7076">
        <w:t xml:space="preserve"> callback </w:t>
      </w:r>
      <w:r w:rsidR="001D50F6">
        <w:t>function</w:t>
      </w:r>
      <w:r w:rsidR="00AB7076">
        <w:t xml:space="preserve"> that </w:t>
      </w:r>
      <w:r w:rsidR="00FA61C9">
        <w:t xml:space="preserve">is </w:t>
      </w:r>
      <w:r w:rsidR="00AB7076">
        <w:t xml:space="preserve">called with whatever is passed to the </w:t>
      </w:r>
      <w:proofErr w:type="spellStart"/>
      <w:r w:rsidR="0091614A" w:rsidRPr="0091614A">
        <w:rPr>
          <w:i/>
        </w:rPr>
        <w:t>callFunctionWith</w:t>
      </w:r>
      <w:proofErr w:type="spellEnd"/>
      <w:r w:rsidR="00AB7076">
        <w:t xml:space="preserve"> </w:t>
      </w:r>
      <w:r w:rsidR="001D50F6">
        <w:t>function</w:t>
      </w:r>
      <w:r w:rsidR="00AB7076">
        <w:t>.</w:t>
      </w:r>
    </w:p>
    <w:p w:rsidR="00836550" w:rsidRDefault="00836550" w:rsidP="00836550">
      <w:pPr>
        <w:pStyle w:val="ListParagraph"/>
        <w:numPr>
          <w:ilvl w:val="0"/>
          <w:numId w:val="8"/>
        </w:numPr>
      </w:pPr>
      <w:r>
        <w:t xml:space="preserve">I introduced the concept of a </w:t>
      </w:r>
      <w:r w:rsidR="0091614A" w:rsidRPr="0091614A">
        <w:rPr>
          <w:i/>
        </w:rPr>
        <w:t>Repository</w:t>
      </w:r>
      <w:r>
        <w:t xml:space="preserve">. I </w:t>
      </w:r>
      <w:r w:rsidR="00A73910">
        <w:t xml:space="preserve">added </w:t>
      </w:r>
      <w:r>
        <w:t xml:space="preserve">this for </w:t>
      </w:r>
      <w:r w:rsidR="001D50F6">
        <w:t>function</w:t>
      </w:r>
      <w:r>
        <w:t>s that are going to</w:t>
      </w:r>
      <w:r w:rsidR="00A73910">
        <w:t xml:space="preserve"> </w:t>
      </w:r>
      <w:r>
        <w:t>us</w:t>
      </w:r>
      <w:r w:rsidR="00A73910">
        <w:t>e</w:t>
      </w:r>
      <w:r>
        <w:t xml:space="preserve"> the </w:t>
      </w:r>
      <w:ins w:id="77" w:author="Elijah Manor" w:date="2010-01-24T21:44:00Z">
        <w:r w:rsidR="00812DF3">
          <w:t xml:space="preserve">jQuery </w:t>
        </w:r>
      </w:ins>
      <w:r>
        <w:t>AJAX function</w:t>
      </w:r>
      <w:del w:id="78" w:author="Elijah Manor" w:date="2010-01-24T21:44:00Z">
        <w:r w:rsidDel="00812DF3">
          <w:delText xml:space="preserve">s </w:delText>
        </w:r>
        <w:commentRangeStart w:id="79"/>
        <w:r w:rsidDel="00812DF3">
          <w:delText>off of jQuery</w:delText>
        </w:r>
        <w:commentRangeEnd w:id="79"/>
        <w:r w:rsidR="00FA61C9" w:rsidDel="00812DF3">
          <w:rPr>
            <w:rStyle w:val="CommentReference"/>
          </w:rPr>
          <w:commentReference w:id="79"/>
        </w:r>
      </w:del>
      <w:r>
        <w:t xml:space="preserve">. I don't </w:t>
      </w:r>
      <w:r w:rsidR="00A73910">
        <w:t xml:space="preserve">actually </w:t>
      </w:r>
      <w:r>
        <w:t xml:space="preserve">want to make the AJAX request </w:t>
      </w:r>
      <w:r w:rsidR="00A73910">
        <w:t xml:space="preserve">because </w:t>
      </w:r>
      <w:r>
        <w:t>it is an external dependency</w:t>
      </w:r>
      <w:r w:rsidR="00A73910">
        <w:t xml:space="preserve">. Instead, </w:t>
      </w:r>
      <w:r>
        <w:t xml:space="preserve">I push </w:t>
      </w:r>
      <w:commentRangeStart w:id="80"/>
      <w:r>
        <w:t>th</w:t>
      </w:r>
      <w:ins w:id="81" w:author="Elijah Manor" w:date="2010-01-24T21:43:00Z">
        <w:r w:rsidR="00812DF3">
          <w:t>is</w:t>
        </w:r>
      </w:ins>
      <w:del w:id="82" w:author="Elijah Manor" w:date="2010-01-24T21:43:00Z">
        <w:r w:rsidDel="00812DF3">
          <w:delText>ese</w:delText>
        </w:r>
      </w:del>
      <w:commentRangeEnd w:id="80"/>
      <w:r w:rsidR="00A73910">
        <w:rPr>
          <w:rStyle w:val="CommentReference"/>
        </w:rPr>
        <w:commentReference w:id="80"/>
      </w:r>
      <w:r>
        <w:t xml:space="preserve"> off to another variable so that I can mock them separately. </w:t>
      </w:r>
      <w:r w:rsidR="00A73910">
        <w:t xml:space="preserve">I </w:t>
      </w:r>
      <w:r>
        <w:t>will cover an example of how to do th</w:t>
      </w:r>
      <w:r w:rsidR="00A73910">
        <w:t>is</w:t>
      </w:r>
      <w:r>
        <w:t xml:space="preserve"> later in the article.</w:t>
      </w:r>
    </w:p>
    <w:p w:rsidR="00A35890" w:rsidRDefault="00A35890" w:rsidP="00836550">
      <w:pPr>
        <w:pStyle w:val="ListParagraph"/>
        <w:numPr>
          <w:ilvl w:val="0"/>
          <w:numId w:val="8"/>
        </w:numPr>
      </w:pPr>
      <w:r>
        <w:t xml:space="preserve">I </w:t>
      </w:r>
      <w:ins w:id="83" w:author="Elijah Manor" w:date="2010-01-24T23:02:00Z">
        <w:r w:rsidR="00BC1D83">
          <w:t xml:space="preserve">am </w:t>
        </w:r>
      </w:ins>
      <w:r>
        <w:t>calling t</w:t>
      </w:r>
      <w:ins w:id="84" w:author="Elijah Manor" w:date="2010-01-24T23:02:00Z">
        <w:r w:rsidR="00BC1D83">
          <w:t>w</w:t>
        </w:r>
      </w:ins>
      <w:r>
        <w:t xml:space="preserve">o </w:t>
      </w:r>
      <w:r w:rsidR="0091614A" w:rsidRPr="0091614A">
        <w:rPr>
          <w:i/>
        </w:rPr>
        <w:t>set</w:t>
      </w:r>
      <w:r>
        <w:t xml:space="preserve"> functions that are overriding the default behavior of the jQuery </w:t>
      </w:r>
      <w:r w:rsidR="00A73910">
        <w:t>p</w:t>
      </w:r>
      <w:r>
        <w:t xml:space="preserve">lugin. Instead of using the defined instances inside the </w:t>
      </w:r>
      <w:r w:rsidR="00A73910">
        <w:t>p</w:t>
      </w:r>
      <w:r>
        <w:t>lugin</w:t>
      </w:r>
      <w:r w:rsidR="00A73910">
        <w:t>,</w:t>
      </w:r>
      <w:r>
        <w:t xml:space="preserve"> I replac</w:t>
      </w:r>
      <w:r w:rsidR="00A73910">
        <w:t>e</w:t>
      </w:r>
      <w:r>
        <w:t xml:space="preserve"> them with the mock objects that are designed to record their behavior and return whatever I tell them</w:t>
      </w:r>
      <w:r w:rsidR="00FA61C9">
        <w:t xml:space="preserve"> to</w:t>
      </w:r>
      <w:r>
        <w:t xml:space="preserve">. We need to write these </w:t>
      </w:r>
      <w:r w:rsidR="0091614A" w:rsidRPr="0091614A">
        <w:rPr>
          <w:i/>
        </w:rPr>
        <w:t>set</w:t>
      </w:r>
      <w:r>
        <w:t xml:space="preserve"> function</w:t>
      </w:r>
      <w:r w:rsidR="00A73910">
        <w:t>s</w:t>
      </w:r>
      <w:r>
        <w:t xml:space="preserve"> in our </w:t>
      </w:r>
      <w:r w:rsidR="00A73910">
        <w:t>p</w:t>
      </w:r>
      <w:r>
        <w:t>lugin.</w:t>
      </w:r>
    </w:p>
    <w:p w:rsidR="00836550" w:rsidRDefault="00836550" w:rsidP="00715675">
      <w:r>
        <w:t xml:space="preserve">To make this test pass, </w:t>
      </w:r>
      <w:r w:rsidR="00A73910">
        <w:t xml:space="preserve">I </w:t>
      </w:r>
      <w:r>
        <w:t xml:space="preserve">need to write a new </w:t>
      </w:r>
      <w:r w:rsidR="001D50F6">
        <w:t>function</w:t>
      </w:r>
      <w:r>
        <w:t xml:space="preserve"> in our jQuery </w:t>
      </w:r>
      <w:r w:rsidR="00A73910">
        <w:t>p</w:t>
      </w:r>
      <w:r>
        <w:t xml:space="preserve">lugin called </w:t>
      </w:r>
      <w:proofErr w:type="spellStart"/>
      <w:r w:rsidR="0091614A" w:rsidRPr="0091614A">
        <w:rPr>
          <w:i/>
        </w:rPr>
        <w:t>getAndDisplayAlbums</w:t>
      </w:r>
      <w:proofErr w:type="spellEnd"/>
      <w:r w:rsidR="00A73910">
        <w:t xml:space="preserve">. This function </w:t>
      </w:r>
      <w:r>
        <w:t xml:space="preserve">will actually be the starting point </w:t>
      </w:r>
      <w:r w:rsidR="00A73910">
        <w:t xml:space="preserve">for </w:t>
      </w:r>
      <w:r>
        <w:t>the rest of t</w:t>
      </w:r>
      <w:r w:rsidR="00AB7076">
        <w:t>he plugin functionality in</w:t>
      </w:r>
      <w:r w:rsidR="003F3122">
        <w:t xml:space="preserve"> the </w:t>
      </w:r>
      <w:r w:rsidR="0091614A" w:rsidRPr="0091614A">
        <w:rPr>
          <w:i/>
        </w:rPr>
        <w:t>$.</w:t>
      </w:r>
      <w:proofErr w:type="spellStart"/>
      <w:r w:rsidR="0091614A" w:rsidRPr="0091614A">
        <w:rPr>
          <w:i/>
        </w:rPr>
        <w:t>fn.picasaWebViewer</w:t>
      </w:r>
      <w:proofErr w:type="spellEnd"/>
      <w:r w:rsidR="0091614A" w:rsidRPr="0091614A">
        <w:rPr>
          <w:i/>
        </w:rPr>
        <w:t xml:space="preserve"> </w:t>
      </w:r>
      <w:r w:rsidR="0091614A" w:rsidRPr="0091614A">
        <w:t>function</w:t>
      </w:r>
      <w:r w:rsidR="00AB7076">
        <w:rPr>
          <w:rFonts w:ascii="Courier New" w:hAnsi="Courier New" w:cs="Courier New"/>
          <w:sz w:val="18"/>
          <w:szCs w:val="18"/>
        </w:rPr>
        <w:t>.</w:t>
      </w:r>
    </w:p>
    <w:p w:rsidR="00836550" w:rsidRDefault="00823D99" w:rsidP="00715675">
      <w:r>
        <w:pict>
          <v:shape id="_x0000_s1034" type="#_x0000_t202" style="width:466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A35890" w:rsidRDefault="00823D99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tabs, gallery, repository,</w:t>
                  </w:r>
                </w:p>
                <w:p w:rsidR="00823D99" w:rsidRDefault="00823D99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$.</w:t>
                  </w:r>
                  <w:proofErr w:type="spellStart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A3589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{};</w:t>
                  </w:r>
                </w:p>
                <w:p w:rsidR="00823D99" w:rsidRDefault="00823D99" w:rsidP="00A3589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picasaWebViewer.getAndDisplayAlbums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function(element) {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console.group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getAndD</w:t>
                  </w:r>
                  <w:del w:id="85" w:author="jpierce" w:date="2010-01-20T10:36:00Z">
                    <w:r w:rsidRPr="00836550" w:rsidDel="00754A89">
                      <w:rPr>
                        <w:rFonts w:ascii="Courier New" w:hAnsi="Courier New" w:cs="Courier New"/>
                        <w:sz w:val="18"/>
                        <w:szCs w:val="18"/>
                      </w:rPr>
                      <w:delText>s</w:delText>
                    </w:r>
                  </w:del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i</w:t>
                  </w:r>
                  <w:ins w:id="86" w:author="jpierce" w:date="2010-01-20T10:36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>s</w:t>
                    </w:r>
                  </w:ins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playAlbums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(element);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repository.getAlbums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(function(albums) {            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if (albums) {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picasaWebViewer.displayAlbums</w:t>
                  </w:r>
                  <w:proofErr w:type="spellEnd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(albums);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 </w:t>
                  </w:r>
                </w:p>
                <w:p w:rsidR="00823D99" w:rsidRPr="00836550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823D99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d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getAndDsiplayAlbums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');    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836550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Default="00823D99" w:rsidP="00836550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picasaWebViewer.setRepository</w:t>
                  </w:r>
                  <w:proofErr w:type="spellEnd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function(object) {</w:t>
                  </w: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repository = object;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picasaWebViewer.setPicasaWebViewer</w:t>
                  </w:r>
                  <w:proofErr w:type="spellEnd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function(object) {</w:t>
                  </w:r>
                </w:p>
                <w:p w:rsidR="00823D99" w:rsidRPr="00573159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object;</w:t>
                  </w: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836550" w:rsidRDefault="00823D99" w:rsidP="00573159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573159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3F3122" w:rsidP="00715675">
      <w:r>
        <w:t>N</w:t>
      </w:r>
      <w:r w:rsidR="00836550">
        <w:t xml:space="preserve">ow the tests pass because </w:t>
      </w:r>
      <w:r>
        <w:t xml:space="preserve">I </w:t>
      </w:r>
      <w:r w:rsidR="00836550">
        <w:t xml:space="preserve">told the </w:t>
      </w:r>
      <w:proofErr w:type="spellStart"/>
      <w:r w:rsidR="0091614A" w:rsidRPr="0091614A">
        <w:rPr>
          <w:i/>
        </w:rPr>
        <w:t>getAlbums</w:t>
      </w:r>
      <w:proofErr w:type="spellEnd"/>
      <w:r w:rsidR="00AB7076">
        <w:t xml:space="preserve"> function</w:t>
      </w:r>
      <w:r w:rsidR="00836550">
        <w:t xml:space="preserve"> to return null to the callback </w:t>
      </w:r>
      <w:r w:rsidR="001D50F6">
        <w:t>function</w:t>
      </w:r>
      <w:r>
        <w:t>,</w:t>
      </w:r>
      <w:r w:rsidR="00836550">
        <w:t xml:space="preserve"> which never calls the </w:t>
      </w:r>
      <w:r w:rsidR="0091614A" w:rsidRPr="0091614A">
        <w:rPr>
          <w:i/>
        </w:rPr>
        <w:t>displayAlbums</w:t>
      </w:r>
      <w:r w:rsidR="00836550">
        <w:t xml:space="preserve"> function</w:t>
      </w:r>
      <w:r>
        <w:t>. V</w:t>
      </w:r>
      <w:r w:rsidR="00836550">
        <w:t>iola</w:t>
      </w:r>
      <w:r>
        <w:t>!</w:t>
      </w:r>
    </w:p>
    <w:p w:rsidR="00573159" w:rsidRDefault="003F3122" w:rsidP="00715675">
      <w:r>
        <w:t xml:space="preserve">And, because </w:t>
      </w:r>
      <w:r w:rsidR="00573159">
        <w:t xml:space="preserve">we are overriding the default behavior of the </w:t>
      </w:r>
      <w:r w:rsidR="0091614A" w:rsidRPr="0091614A">
        <w:rPr>
          <w:i/>
        </w:rPr>
        <w:t>Repository</w:t>
      </w:r>
      <w:r w:rsidR="00573159">
        <w:t xml:space="preserve"> and </w:t>
      </w:r>
      <w:r w:rsidR="0091614A" w:rsidRPr="0091614A">
        <w:rPr>
          <w:i/>
        </w:rPr>
        <w:t>PicasaWebViewer</w:t>
      </w:r>
      <w:r w:rsidR="00573159">
        <w:t>, we should set them back to their original state again before running the next set of tests.</w:t>
      </w:r>
    </w:p>
    <w:p w:rsidR="00573159" w:rsidRDefault="00823D99" w:rsidP="00715675">
      <w:r>
        <w:pict>
          <v:shape id="_x0000_s1033" type="#_x0000_t202" style="width:466.1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module("Picasa Web Viewer", {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setup: function() {   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$(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).empty();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>$.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picasaWebViewer.overrideOptions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({});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teardown: function() {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$.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picasaWebViewer.setJquery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(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oldJquery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);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 xml:space="preserve">      $.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picasaWebViewer.setPicasaWebViewer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(</w:t>
                  </w:r>
                  <w:proofErr w:type="spellStart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oldPicasaWebViewer</w:t>
                  </w:r>
                  <w:proofErr w:type="spellEnd"/>
                  <w:r w:rsidRPr="00B632B5">
                    <w:rPr>
                      <w:rFonts w:ascii="Courier New" w:hAnsi="Courier New" w:cs="Courier New"/>
                      <w:sz w:val="18"/>
                      <w:szCs w:val="18"/>
                      <w:highlight w:val="yellow"/>
                    </w:rPr>
                    <w:t>);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    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823D99" w:rsidRPr="00B632B5" w:rsidRDefault="00823D99" w:rsidP="00B632B5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B632B5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836550" w:rsidRDefault="00D4198E" w:rsidP="00715675">
      <w:r>
        <w:t xml:space="preserve">Let's try mocking again, but </w:t>
      </w:r>
      <w:r w:rsidR="00B4053F">
        <w:t xml:space="preserve">this time we’ll do it </w:t>
      </w:r>
      <w:r>
        <w:t xml:space="preserve">against the </w:t>
      </w:r>
      <w:r w:rsidR="0091614A" w:rsidRPr="0091614A">
        <w:rPr>
          <w:i/>
        </w:rPr>
        <w:t>jQuery.ajax</w:t>
      </w:r>
      <w:r>
        <w:t xml:space="preserve"> function. </w:t>
      </w:r>
      <w:r w:rsidR="00B4053F">
        <w:t xml:space="preserve">I’ll </w:t>
      </w:r>
      <w:r>
        <w:t>write a t</w:t>
      </w:r>
      <w:r w:rsidR="001D50F6">
        <w:t xml:space="preserve">est for the </w:t>
      </w:r>
      <w:r w:rsidR="0091614A" w:rsidRPr="0091614A">
        <w:rPr>
          <w:i/>
        </w:rPr>
        <w:t>getAlbums</w:t>
      </w:r>
      <w:r w:rsidR="001D50F6">
        <w:t xml:space="preserve"> function</w:t>
      </w:r>
      <w:r>
        <w:t xml:space="preserve">, which uses JSONP to </w:t>
      </w:r>
      <w:r w:rsidR="00B4053F">
        <w:t xml:space="preserve">send a </w:t>
      </w:r>
      <w:r>
        <w:t xml:space="preserve">request </w:t>
      </w:r>
      <w:r w:rsidR="00B4053F">
        <w:t xml:space="preserve">to </w:t>
      </w:r>
      <w:r>
        <w:t>Google's Picasa Web API to retrieve album information.</w:t>
      </w:r>
    </w:p>
    <w:p w:rsidR="00D4198E" w:rsidRDefault="00823D99" w:rsidP="00715675">
      <w:r>
        <w:pict>
          <v:shape id="_x0000_s1032" type="#_x0000_t202" style="width:463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test("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Repository", function() {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picasaWebViewer.overrideOptions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urlFormat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'http://www.google.com/{0}',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userName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'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BillGates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mockJquery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new Mock();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mockJquery</w:t>
                  </w:r>
                  <w:proofErr w:type="spellEnd"/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.expects(1)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.method('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ajax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')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withArguments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: 'http://www.google.com/BillGates',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success: Function,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dataType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: "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jsonp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" </w:t>
                  </w:r>
                </w:p>
                <w:p w:rsidR="00823D99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})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callFunctionWith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({ feed : { entry : "data response" }});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823D99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</w:t>
                  </w: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ebViewer.setJquery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mockJquery</w:t>
                  </w:r>
                  <w:proofErr w:type="spellEnd"/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albums = null;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picasaWebViewer.repository.getAlbums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(function(data) 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albums = data;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});   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ok(albums, "Album Data Was Returned");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same(albums, "data response");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ok(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mockJquery.verify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(), 'Verify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ajax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was called');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B632B5" w:rsidRDefault="00B632B5" w:rsidP="00715675">
      <w:r>
        <w:t>In this test</w:t>
      </w:r>
      <w:r w:rsidR="00B4053F">
        <w:t xml:space="preserve">, I </w:t>
      </w:r>
      <w:r>
        <w:t>v</w:t>
      </w:r>
      <w:r w:rsidR="00B4053F">
        <w:t>erify whether</w:t>
      </w:r>
      <w:r>
        <w:t xml:space="preserve"> the</w:t>
      </w:r>
      <w:r w:rsidR="0091614A" w:rsidRPr="0091614A">
        <w:rPr>
          <w:i/>
        </w:rPr>
        <w:t xml:space="preserve"> </w:t>
      </w:r>
      <w:proofErr w:type="spellStart"/>
      <w:r w:rsidR="0091614A" w:rsidRPr="0091614A">
        <w:rPr>
          <w:i/>
        </w:rPr>
        <w:t>jQuery.ajax</w:t>
      </w:r>
      <w:proofErr w:type="spellEnd"/>
      <w:r>
        <w:t xml:space="preserve"> function was called one time and that when the </w:t>
      </w:r>
      <w:r w:rsidR="0091614A" w:rsidRPr="0091614A">
        <w:rPr>
          <w:i/>
        </w:rPr>
        <w:t>jQuery.ajax</w:t>
      </w:r>
      <w:r w:rsidR="00EF4217">
        <w:t xml:space="preserve"> </w:t>
      </w:r>
      <w:r>
        <w:t xml:space="preserve">success callback </w:t>
      </w:r>
      <w:r w:rsidR="00B4053F">
        <w:t xml:space="preserve">is </w:t>
      </w:r>
      <w:r>
        <w:t>fired with a complex JSON object</w:t>
      </w:r>
      <w:r w:rsidR="00B4053F">
        <w:t>,</w:t>
      </w:r>
      <w:r>
        <w:t xml:space="preserve"> that</w:t>
      </w:r>
      <w:r w:rsidR="00EF4217">
        <w:t xml:space="preserve"> </w:t>
      </w:r>
      <w:r w:rsidR="00B4053F">
        <w:t>the</w:t>
      </w:r>
      <w:r w:rsidR="00EF4217">
        <w:t xml:space="preserve"> </w:t>
      </w:r>
      <w:proofErr w:type="spellStart"/>
      <w:r w:rsidR="0091614A" w:rsidRPr="0091614A">
        <w:rPr>
          <w:i/>
        </w:rPr>
        <w:t>getAlbums</w:t>
      </w:r>
      <w:proofErr w:type="spellEnd"/>
      <w:r w:rsidR="00EF4217">
        <w:t xml:space="preserve"> function will parse the JSON and return only the </w:t>
      </w:r>
      <w:r w:rsidR="0091614A" w:rsidRPr="0091614A">
        <w:rPr>
          <w:i/>
        </w:rPr>
        <w:t>feed.entry</w:t>
      </w:r>
      <w:r w:rsidR="00EF4217">
        <w:t xml:space="preserve"> property.</w:t>
      </w:r>
      <w:r>
        <w:t xml:space="preserve"> </w:t>
      </w:r>
      <w:r w:rsidR="00EF4217">
        <w:t xml:space="preserve"> The code to </w:t>
      </w:r>
      <w:r w:rsidR="00B4053F">
        <w:t>create</w:t>
      </w:r>
      <w:r w:rsidR="00EF4217">
        <w:t xml:space="preserve"> th</w:t>
      </w:r>
      <w:r w:rsidR="00B4053F">
        <w:t>is</w:t>
      </w:r>
      <w:r w:rsidR="00EF4217">
        <w:t xml:space="preserve"> test is </w:t>
      </w:r>
      <w:r w:rsidR="00B4053F">
        <w:t>shown here:</w:t>
      </w:r>
    </w:p>
    <w:p w:rsidR="00066126" w:rsidRDefault="00823D99" w:rsidP="00715675">
      <w:r>
        <w:pict>
          <v:shape id="_x0000_s1031" type="#_x0000_t202" style="width:463.8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picasaWebViewer.repository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function(callback) 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console.group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Default="00823D99" w:rsidP="00D4198E">
                  <w:pPr>
                    <w:pStyle w:val="NoSpacing"/>
                    <w:rPr>
                      <w:ins w:id="87" w:author="jpierce" w:date="2010-01-20T10:23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updatedUrl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picasaWebViewer.options.urlFormat.replace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("{0}",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88" w:author="jpierce" w:date="2010-01-20T10:23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</w:t>
                    </w:r>
                  </w:ins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picasaWebViewer.options.userName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ajax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({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updatedUrl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success: function(data) {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callback(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data.feed.entry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dataType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: '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jsonp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'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  <w:t xml:space="preserve">    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console.groupEnd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getAlbums</w:t>
                  </w:r>
                  <w:proofErr w:type="spellEnd"/>
                  <w:r w:rsidRPr="00D4198E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}</w:t>
                  </w:r>
                </w:p>
                <w:p w:rsidR="00823D99" w:rsidRPr="00D4198E" w:rsidRDefault="00823D99" w:rsidP="00D4198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F4217" w:rsidRDefault="005C2BC8" w:rsidP="00715675">
      <w:r>
        <w:t xml:space="preserve">In </w:t>
      </w:r>
      <w:r w:rsidR="006F136E">
        <w:t xml:space="preserve">all </w:t>
      </w:r>
      <w:r>
        <w:t>the m</w:t>
      </w:r>
      <w:r w:rsidR="006F136E">
        <w:t xml:space="preserve">ock objects </w:t>
      </w:r>
      <w:r>
        <w:t xml:space="preserve">to this point, </w:t>
      </w:r>
      <w:r w:rsidR="006F136E">
        <w:t xml:space="preserve">I have been expecting </w:t>
      </w:r>
      <w:r>
        <w:t xml:space="preserve">either </w:t>
      </w:r>
      <w:r w:rsidR="006F136E">
        <w:t xml:space="preserve">0 or 1 calls </w:t>
      </w:r>
      <w:r>
        <w:t xml:space="preserve">to be </w:t>
      </w:r>
      <w:r w:rsidR="006F136E">
        <w:t xml:space="preserve">made. </w:t>
      </w:r>
      <w:r>
        <w:t>Now l</w:t>
      </w:r>
      <w:r w:rsidR="006F136E">
        <w:t>et</w:t>
      </w:r>
      <w:r>
        <w:t>’</w:t>
      </w:r>
      <w:r w:rsidR="006F136E">
        <w:t xml:space="preserve">s test </w:t>
      </w:r>
      <w:r>
        <w:t>the</w:t>
      </w:r>
      <w:r w:rsidR="006F136E">
        <w:t xml:space="preserve"> </w:t>
      </w:r>
      <w:proofErr w:type="spellStart"/>
      <w:r w:rsidR="0091614A" w:rsidRPr="0091614A">
        <w:rPr>
          <w:i/>
        </w:rPr>
        <w:t>displayAblums</w:t>
      </w:r>
      <w:proofErr w:type="spellEnd"/>
      <w:r w:rsidR="00EF4217">
        <w:t xml:space="preserve"> </w:t>
      </w:r>
      <w:r w:rsidR="006F136E">
        <w:t xml:space="preserve">function </w:t>
      </w:r>
      <w:r>
        <w:t xml:space="preserve">by </w:t>
      </w:r>
      <w:r w:rsidR="006F136E">
        <w:t xml:space="preserve">calling multiple </w:t>
      </w:r>
      <w:r w:rsidR="0091614A" w:rsidRPr="0091614A">
        <w:rPr>
          <w:i/>
        </w:rPr>
        <w:t>displayAlbum</w:t>
      </w:r>
      <w:r w:rsidR="006F136E">
        <w:t xml:space="preserve"> functions.</w:t>
      </w:r>
    </w:p>
    <w:p w:rsidR="006F136E" w:rsidRDefault="00823D99" w:rsidP="00715675">
      <w:r>
        <w:pict>
          <v:shape id="_x0000_s1030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{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title : {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$t : "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myTitle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"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media$group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{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media$thumbnail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[{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"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myUrl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"}]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},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link: [{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href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: "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myHref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"}]</w:t>
                  </w:r>
                </w:p>
                <w:p w:rsidR="00823D99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test("Display Albums", function() {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new Mock();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.expects(2)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.method('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displayAlbum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')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withArguments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);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picasaWebViewer.setPicasaWebViewer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picasaWebViewer.displayAlbums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([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testAlbum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]);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ok(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mockPicasaWebViewer.verify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(), 'Verify </w:t>
                  </w:r>
                  <w:proofErr w:type="spellStart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displayAlbum</w:t>
                  </w:r>
                  <w:proofErr w:type="spellEnd"/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was called twice'); </w:t>
                  </w:r>
                </w:p>
                <w:p w:rsidR="00823D99" w:rsidRPr="006F136E" w:rsidRDefault="00823D99" w:rsidP="006F136E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F136E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0A679D" w:rsidP="00715675">
      <w:r>
        <w:t xml:space="preserve">In </w:t>
      </w:r>
      <w:r w:rsidR="005C2BC8">
        <w:t xml:space="preserve">this </w:t>
      </w:r>
      <w:r>
        <w:t>test</w:t>
      </w:r>
      <w:r w:rsidR="005C2BC8">
        <w:t xml:space="preserve">, I </w:t>
      </w:r>
      <w:r>
        <w:t xml:space="preserve">call the </w:t>
      </w:r>
      <w:proofErr w:type="spellStart"/>
      <w:r w:rsidR="0091614A" w:rsidRPr="0091614A">
        <w:rPr>
          <w:i/>
        </w:rPr>
        <w:t>displayAlbums</w:t>
      </w:r>
      <w:proofErr w:type="spellEnd"/>
      <w:r>
        <w:t xml:space="preserve"> function</w:t>
      </w:r>
      <w:r w:rsidR="005C2BC8">
        <w:t>,</w:t>
      </w:r>
      <w:r>
        <w:t xml:space="preserve"> passing it an array of test albums</w:t>
      </w:r>
      <w:r w:rsidR="005C2BC8">
        <w:t>,</w:t>
      </w:r>
      <w:r>
        <w:t xml:space="preserve"> and in </w:t>
      </w:r>
      <w:r w:rsidR="005C2BC8">
        <w:t>the</w:t>
      </w:r>
      <w:r>
        <w:t xml:space="preserve"> mock object</w:t>
      </w:r>
      <w:r w:rsidR="004E1795">
        <w:t xml:space="preserve"> </w:t>
      </w:r>
      <w:r>
        <w:t xml:space="preserve">we expect that the </w:t>
      </w:r>
      <w:proofErr w:type="spellStart"/>
      <w:r w:rsidR="0091614A" w:rsidRPr="0091614A">
        <w:rPr>
          <w:i/>
        </w:rPr>
        <w:t>displayAlbum</w:t>
      </w:r>
      <w:proofErr w:type="spellEnd"/>
      <w:r>
        <w:t xml:space="preserve"> function will be called </w:t>
      </w:r>
      <w:r w:rsidR="005C2BC8">
        <w:t>two</w:t>
      </w:r>
      <w:r>
        <w:t xml:space="preserve"> times</w:t>
      </w:r>
      <w:r w:rsidR="005C2BC8">
        <w:t>,</w:t>
      </w:r>
      <w:r>
        <w:t xml:space="preserve"> corresponding to the number of albums. The following function can be added to </w:t>
      </w:r>
      <w:r w:rsidR="005C2BC8">
        <w:t>the</w:t>
      </w:r>
      <w:r>
        <w:t xml:space="preserve"> plugin </w:t>
      </w:r>
      <w:r w:rsidR="005C2BC8">
        <w:t xml:space="preserve">so that </w:t>
      </w:r>
      <w:r>
        <w:t xml:space="preserve">the test </w:t>
      </w:r>
      <w:r w:rsidR="005C2BC8">
        <w:t>will</w:t>
      </w:r>
      <w:r>
        <w:t xml:space="preserve"> pass</w:t>
      </w:r>
      <w:r w:rsidR="005C2BC8">
        <w:t>:</w:t>
      </w:r>
    </w:p>
    <w:p w:rsidR="000A679D" w:rsidRDefault="00823D99" w:rsidP="00715675">
      <w:r>
        <w:pict>
          <v:shape id="_x0000_s1029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picasaWebViewer.displayAlbums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function(albums) {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displayAlbums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$.each(albums, function() {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(this);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console.groupEnd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displayAlbums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');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FA1D63" w:rsidP="00715675">
      <w:r>
        <w:t xml:space="preserve">The next step is </w:t>
      </w:r>
      <w:r w:rsidR="000A679D">
        <w:t xml:space="preserve">to test </w:t>
      </w:r>
      <w:r>
        <w:t>whether</w:t>
      </w:r>
      <w:r w:rsidR="000A679D">
        <w:t xml:space="preserve"> the albums were actually displayed to the page correctly. In this test</w:t>
      </w:r>
      <w:r>
        <w:t>, I</w:t>
      </w:r>
      <w:r w:rsidR="000A679D">
        <w:t xml:space="preserve"> </w:t>
      </w:r>
      <w:r w:rsidR="004E1795">
        <w:t xml:space="preserve">check </w:t>
      </w:r>
      <w:r w:rsidR="000A679D">
        <w:t xml:space="preserve">to </w:t>
      </w:r>
      <w:r>
        <w:t>be</w:t>
      </w:r>
      <w:r w:rsidR="000A679D">
        <w:t xml:space="preserve"> sure that the album passed to the </w:t>
      </w:r>
      <w:r w:rsidR="0091614A" w:rsidRPr="0091614A">
        <w:rPr>
          <w:i/>
        </w:rPr>
        <w:t>displayAlbum</w:t>
      </w:r>
      <w:r w:rsidR="000A679D">
        <w:t xml:space="preserve"> function is being accurately reflected in the DOM </w:t>
      </w:r>
      <w:r>
        <w:t xml:space="preserve">by </w:t>
      </w:r>
      <w:r w:rsidR="000A679D">
        <w:t>using the album properties.</w:t>
      </w:r>
    </w:p>
    <w:p w:rsidR="000A679D" w:rsidRDefault="00823D99" w:rsidP="00715675">
      <w:r>
        <w:pict>
          <v:shape id="_x0000_s1028" type="#_x0000_t202" style="width:465.35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test("Display Album", function() {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//Arrange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picasaWebViewer.scaffoldGallery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($(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targetId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)[0]);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//Act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testAlbum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//Assert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ok($('#gallery').find('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li.ui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-widget-content').length, 'Found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listitem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ab/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ok($('#gallery').find('h5').text() ===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testAlbum.title.$t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, 'Title matches');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ok($('#gallery').find('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img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').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attr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') ===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testAlbum.media$group.media$thumbnail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[0].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, 'Thumbnail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matches');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w:rsidR="000A679D" w:rsidRDefault="0091614A" w:rsidP="00715675">
      <w:r w:rsidRPr="0091614A">
        <w:rPr>
          <w:b/>
        </w:rPr>
        <w:t>Note:</w:t>
      </w:r>
      <w:r w:rsidR="000A679D">
        <w:t xml:space="preserve"> </w:t>
      </w:r>
      <w:r w:rsidR="00FA1D63">
        <w:t xml:space="preserve">I am </w:t>
      </w:r>
      <w:r w:rsidR="000A679D">
        <w:t xml:space="preserve">reusing the </w:t>
      </w:r>
      <w:proofErr w:type="spellStart"/>
      <w:r w:rsidRPr="0091614A">
        <w:rPr>
          <w:i/>
        </w:rPr>
        <w:t>testAlbum</w:t>
      </w:r>
      <w:proofErr w:type="spellEnd"/>
      <w:r w:rsidR="000A679D">
        <w:t xml:space="preserve"> private variable that </w:t>
      </w:r>
      <w:r w:rsidR="00FA1D63">
        <w:t xml:space="preserve">was </w:t>
      </w:r>
      <w:r w:rsidR="000A679D">
        <w:t>defined in the previous test.</w:t>
      </w:r>
    </w:p>
    <w:p w:rsidR="000A679D" w:rsidRDefault="00FA1D63" w:rsidP="00715675">
      <w:r>
        <w:lastRenderedPageBreak/>
        <w:t>T</w:t>
      </w:r>
      <w:r w:rsidR="000A679D">
        <w:t xml:space="preserve">o make the </w:t>
      </w:r>
      <w:r>
        <w:t xml:space="preserve">previous </w:t>
      </w:r>
      <w:r w:rsidR="000A679D">
        <w:t>tests pass</w:t>
      </w:r>
      <w:r>
        <w:t xml:space="preserve">, I </w:t>
      </w:r>
      <w:r w:rsidR="000A679D">
        <w:t xml:space="preserve">need to actually define the </w:t>
      </w:r>
      <w:proofErr w:type="spellStart"/>
      <w:r w:rsidR="0091614A" w:rsidRPr="0091614A">
        <w:rPr>
          <w:i/>
        </w:rPr>
        <w:t>displayAlbum</w:t>
      </w:r>
      <w:proofErr w:type="spellEnd"/>
      <w:r w:rsidR="000A679D">
        <w:t xml:space="preserve"> function</w:t>
      </w:r>
      <w:r w:rsidR="00754A89">
        <w:t>, which is shown here:</w:t>
      </w:r>
    </w:p>
    <w:p w:rsidR="000A679D" w:rsidRDefault="00BC1D83" w:rsidP="00715675">
      <w:r>
        <w:pict>
          <v:shape id="_x0000_s1027" type="#_x0000_t202" style="width:465.35pt;height:191.6pt;mso-position-horizontal-relative:char;mso-position-vertical-relative:line;mso-width-relative:margin;mso-height-relative:margin">
            <v:textbox>
              <w:txbxContent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picasaWebViewer.displayAlbum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= function(album) {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displayAlbum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title =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picasaWebViewer.truncateTitle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album.title.$t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var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html =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li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class='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-widget-content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-corner-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tr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'&gt;" +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"&lt;h5 class='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-widget-header'&gt;" + title + "&lt;/h5&gt;" +</w:t>
                  </w:r>
                </w:p>
                <w:p w:rsidR="00823D99" w:rsidRDefault="00823D99" w:rsidP="000A679D">
                  <w:pPr>
                    <w:pStyle w:val="NoSpacing"/>
                    <w:rPr>
                      <w:ins w:id="89" w:author="jpierce" w:date="2010-01-20T10:24:00Z"/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"&lt;a&gt;&lt;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img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src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='" +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album.media$group.media$thumbnail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[0].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url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+ "' alt='" +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ins w:id="90" w:author="jpierce" w:date="2010-01-20T10:24:00Z">
                    <w:r>
                      <w:rPr>
                        <w:rFonts w:ascii="Courier New" w:hAnsi="Courier New" w:cs="Courier New"/>
                        <w:sz w:val="18"/>
                        <w:szCs w:val="18"/>
                      </w:rPr>
                      <w:t xml:space="preserve">            </w:t>
                    </w:r>
                  </w:ins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album.title.$t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+ "' /&gt;&lt;/a&gt;" +         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"&lt;/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li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&gt;";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             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$(html)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appendTo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(gallery)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.children("a").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attr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href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',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album.link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[0].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href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)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  </w:t>
                  </w: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.click(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picasaWebViewer.clickAlbum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);              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console.groupEnd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('</w:t>
                  </w:r>
                  <w:proofErr w:type="spellStart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displayAlbum</w:t>
                  </w:r>
                  <w:proofErr w:type="spellEnd"/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');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>};</w:t>
                  </w:r>
                </w:p>
                <w:p w:rsidR="00823D99" w:rsidRPr="000A679D" w:rsidRDefault="00823D99" w:rsidP="000A679D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0A679D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</w:t>
                  </w:r>
                </w:p>
              </w:txbxContent>
            </v:textbox>
            <w10:wrap type="none"/>
            <w10:anchorlock/>
          </v:shape>
        </w:pict>
      </w:r>
    </w:p>
    <w:p w:rsidR="00CB67F2" w:rsidRDefault="00CB67F2" w:rsidP="00CB67F2">
      <w:r>
        <w:t>I</w:t>
      </w:r>
      <w:r w:rsidR="008A4C06">
        <w:t xml:space="preserve"> won’t </w:t>
      </w:r>
      <w:r w:rsidR="003E0596">
        <w:t xml:space="preserve">present </w:t>
      </w:r>
      <w:r>
        <w:t xml:space="preserve">the </w:t>
      </w:r>
      <w:r w:rsidR="003E0596">
        <w:t xml:space="preserve">entire </w:t>
      </w:r>
      <w:r>
        <w:t>program in this article</w:t>
      </w:r>
      <w:r w:rsidR="008A4C06">
        <w:t xml:space="preserve">, </w:t>
      </w:r>
      <w:r w:rsidR="00754A89">
        <w:t>but</w:t>
      </w:r>
      <w:r w:rsidR="008A4C06">
        <w:t xml:space="preserve"> y</w:t>
      </w:r>
      <w:r>
        <w:t>ou are welcome to view the rest of my tests and jQuery plugin on GitHub. Also</w:t>
      </w:r>
      <w:r w:rsidR="008A4C06">
        <w:t>,</w:t>
      </w:r>
      <w:r>
        <w:t xml:space="preserve"> if you are interested, you can run the jQuery </w:t>
      </w:r>
      <w:r w:rsidR="008A4C06">
        <w:t>p</w:t>
      </w:r>
      <w:r w:rsidR="001D50F6">
        <w:t>lugin</w:t>
      </w:r>
      <w:r>
        <w:t xml:space="preserve"> on my website.</w:t>
      </w:r>
    </w:p>
    <w:p w:rsidR="00823D99" w:rsidRDefault="0058131D">
      <w:pPr>
        <w:pStyle w:val="Heading1"/>
      </w:pPr>
      <w:r>
        <w:t>Code Coverage</w:t>
      </w:r>
    </w:p>
    <w:p w:rsidR="00E9406D" w:rsidRDefault="008A4C06" w:rsidP="0058131D">
      <w:pPr>
        <w:rPr>
          <w:ins w:id="91" w:author="Elijah Manor" w:date="2010-01-24T21:51:00Z"/>
        </w:rPr>
      </w:pPr>
      <w:r>
        <w:t xml:space="preserve">Now I want to move on to another topic. As </w:t>
      </w:r>
      <w:r w:rsidR="0058131D">
        <w:t xml:space="preserve">I mentioned </w:t>
      </w:r>
      <w:r>
        <w:t xml:space="preserve">earlier, </w:t>
      </w:r>
      <w:hyperlink r:id="rId21" w:history="1">
        <w:r w:rsidR="00675F28" w:rsidRPr="00675F28">
          <w:rPr>
            <w:rStyle w:val="Hyperlink"/>
          </w:rPr>
          <w:t>JSCoverage</w:t>
        </w:r>
      </w:hyperlink>
      <w:r w:rsidR="00675F28">
        <w:t xml:space="preserve"> is the</w:t>
      </w:r>
      <w:r w:rsidR="0058131D">
        <w:t xml:space="preserve"> code</w:t>
      </w:r>
      <w:r>
        <w:t>-</w:t>
      </w:r>
      <w:r w:rsidR="0058131D">
        <w:t xml:space="preserve">coverage </w:t>
      </w:r>
      <w:r w:rsidR="00675F28">
        <w:t>tool that I use when unit testing. The project has</w:t>
      </w:r>
      <w:r w:rsidR="00E91EF8">
        <w:t>n't been updated for quite some time</w:t>
      </w:r>
      <w:r w:rsidR="00675F28">
        <w:t xml:space="preserve">, but it still works well in my experience. Once you </w:t>
      </w:r>
      <w:hyperlink r:id="rId22" w:history="1">
        <w:r w:rsidR="00675F28" w:rsidRPr="00675F28">
          <w:rPr>
            <w:rStyle w:val="Hyperlink"/>
          </w:rPr>
          <w:t>download</w:t>
        </w:r>
      </w:hyperlink>
      <w:r w:rsidR="00675F28">
        <w:t xml:space="preserve"> the latest version from the</w:t>
      </w:r>
      <w:r>
        <w:t xml:space="preserve"> JSCoverage</w:t>
      </w:r>
      <w:r w:rsidR="00675F28">
        <w:t xml:space="preserve"> website, you </w:t>
      </w:r>
      <w:r>
        <w:t xml:space="preserve">should review </w:t>
      </w:r>
      <w:r w:rsidR="00675F28">
        <w:t xml:space="preserve">the </w:t>
      </w:r>
      <w:hyperlink r:id="rId23" w:history="1">
        <w:r w:rsidR="00675F28" w:rsidRPr="00675F28">
          <w:rPr>
            <w:rStyle w:val="Hyperlink"/>
          </w:rPr>
          <w:t>documentation</w:t>
        </w:r>
      </w:hyperlink>
      <w:r w:rsidR="00675F28">
        <w:t xml:space="preserve"> about how to get started figuring out your code </w:t>
      </w:r>
      <w:commentRangeStart w:id="92"/>
      <w:r w:rsidR="00675F28">
        <w:t>coverage</w:t>
      </w:r>
      <w:commentRangeEnd w:id="92"/>
      <w:r w:rsidR="00754A89">
        <w:rPr>
          <w:rStyle w:val="CommentReference"/>
        </w:rPr>
        <w:commentReference w:id="92"/>
      </w:r>
      <w:r w:rsidR="00675F28">
        <w:t>.</w:t>
      </w:r>
      <w:ins w:id="93" w:author="Elijah Manor" w:date="2010-01-24T21:51:00Z">
        <w:r w:rsidR="00E9406D">
          <w:t xml:space="preserve"> </w:t>
        </w:r>
      </w:ins>
    </w:p>
    <w:p w:rsidR="0058131D" w:rsidRDefault="00E9406D" w:rsidP="0058131D">
      <w:ins w:id="94" w:author="Elijah Manor" w:date="2010-01-24T21:51:00Z">
        <w:r>
          <w:t xml:space="preserve">To begin, I have my sample project in a </w:t>
        </w:r>
        <w:proofErr w:type="spellStart"/>
        <w:r>
          <w:t>picasaWebViewer</w:t>
        </w:r>
        <w:proofErr w:type="spellEnd"/>
        <w:r>
          <w:t xml:space="preserve"> folder and I put the jscoverage-0.4 folder</w:t>
        </w:r>
      </w:ins>
      <w:ins w:id="95" w:author="Elijah Manor" w:date="2010-01-24T21:52:00Z">
        <w:r>
          <w:t xml:space="preserve"> in the same parent folder as seen in Figure 5.</w:t>
        </w:r>
      </w:ins>
      <w:del w:id="96" w:author="Elijah Manor" w:date="2010-01-24T21:51:00Z">
        <w:r w:rsidR="00675F28" w:rsidDel="00E9406D">
          <w:delText xml:space="preserve"> </w:delText>
        </w:r>
      </w:del>
    </w:p>
    <w:p w:rsidR="002C66E1" w:rsidRDefault="002C66E1" w:rsidP="0058131D">
      <w:pPr>
        <w:rPr>
          <w:ins w:id="97" w:author="Elijah Manor" w:date="2010-01-24T21:46:00Z"/>
        </w:rPr>
      </w:pPr>
      <w:r>
        <w:rPr>
          <w:noProof/>
        </w:rPr>
        <w:drawing>
          <wp:inline distT="0" distB="0" distL="0" distR="0">
            <wp:extent cx="5792009" cy="762106"/>
            <wp:effectExtent l="19050" t="0" r="0" b="0"/>
            <wp:docPr id="4" name="Picture 3" descr="JSCoverage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Befor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F3" w:rsidRDefault="00812DF3" w:rsidP="0058131D">
      <w:pPr>
        <w:rPr>
          <w:ins w:id="98" w:author="Elijah Manor" w:date="2010-01-24T21:52:00Z"/>
        </w:rPr>
      </w:pPr>
      <w:ins w:id="99" w:author="Elijah Manor" w:date="2010-01-24T21:46:00Z">
        <w:r>
          <w:t>F</w:t>
        </w:r>
        <w:r>
          <w:t>igure 5</w:t>
        </w:r>
        <w:r>
          <w:t xml:space="preserve"> </w:t>
        </w:r>
      </w:ins>
      <w:ins w:id="100" w:author="Elijah Manor" w:date="2010-01-24T21:52:00Z">
        <w:r w:rsidR="00E9406D">
          <w:t>File structure before special JS Coverage folder is created</w:t>
        </w:r>
      </w:ins>
    </w:p>
    <w:p w:rsidR="00E9406D" w:rsidRDefault="00E9406D" w:rsidP="0058131D">
      <w:ins w:id="101" w:author="Elijah Manor" w:date="2010-01-24T21:52:00Z">
        <w:r>
          <w:t xml:space="preserve">Next, you run the </w:t>
        </w:r>
        <w:proofErr w:type="spellStart"/>
        <w:r>
          <w:t>jscov</w:t>
        </w:r>
      </w:ins>
      <w:ins w:id="102" w:author="Elijah Manor" w:date="2010-01-24T21:53:00Z">
        <w:r>
          <w:t>erage</w:t>
        </w:r>
        <w:proofErr w:type="spellEnd"/>
        <w:r>
          <w:t xml:space="preserve"> command line tool passing the path of your source code and then a folder path of where you'd like JS Coverage to create</w:t>
        </w:r>
      </w:ins>
      <w:ins w:id="103" w:author="Elijah Manor" w:date="2010-01-24T21:54:00Z">
        <w:r>
          <w:t xml:space="preserve"> its special directory where your testing will take place. </w:t>
        </w:r>
      </w:ins>
    </w:p>
    <w:p w:rsidR="00675F28" w:rsidRDefault="00823D99" w:rsidP="0058131D">
      <w:pPr>
        <w:rPr>
          <w:ins w:id="104" w:author="Elijah Manor" w:date="2010-01-24T21:54:00Z"/>
        </w:rPr>
      </w:pPr>
      <w:r>
        <w:pict>
          <v:shape id="_x0000_s1026" type="#_x0000_t202" style="width:465.7pt;height:110.6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823D99" w:rsidRPr="002C66E1" w:rsidRDefault="00823D99" w:rsidP="002C66E1">
                  <w:pPr>
                    <w:pStyle w:val="NoSpacing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>C:\...\jscoverage-0.4&gt;</w:t>
                  </w:r>
                  <w:proofErr w:type="spellStart"/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>jscoverage</w:t>
                  </w:r>
                  <w:proofErr w:type="spellEnd"/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../</w:t>
                  </w:r>
                  <w:proofErr w:type="spellStart"/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</w:t>
                  </w:r>
                  <w:proofErr w:type="spellEnd"/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../</w:t>
                  </w:r>
                  <w:proofErr w:type="spellStart"/>
                  <w:r w:rsidRPr="002C66E1">
                    <w:rPr>
                      <w:rFonts w:ascii="Courier New" w:hAnsi="Courier New" w:cs="Courier New"/>
                      <w:sz w:val="18"/>
                      <w:szCs w:val="18"/>
                    </w:rPr>
                    <w:t>picasaWebViewerInstrumented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9406D" w:rsidRDefault="00E9406D" w:rsidP="0058131D">
      <w:ins w:id="105" w:author="Elijah Manor" w:date="2010-01-24T21:54:00Z">
        <w:r>
          <w:t xml:space="preserve">After you run the above command line program, you will have a new folder called </w:t>
        </w:r>
        <w:proofErr w:type="spellStart"/>
        <w:r>
          <w:t>picasaWebVi</w:t>
        </w:r>
      </w:ins>
      <w:ins w:id="106" w:author="Elijah Manor" w:date="2010-01-24T21:55:00Z">
        <w:r>
          <w:t>ewerInstrumented</w:t>
        </w:r>
        <w:proofErr w:type="spellEnd"/>
        <w:r>
          <w:t xml:space="preserve">, which is basically a copy of the original source code folder, plus some added JS Coverage goodness for testing. Your folder structure should </w:t>
        </w:r>
      </w:ins>
      <w:ins w:id="107" w:author="Elijah Manor" w:date="2010-01-24T21:56:00Z">
        <w:r>
          <w:t xml:space="preserve">now </w:t>
        </w:r>
      </w:ins>
      <w:ins w:id="108" w:author="Elijah Manor" w:date="2010-01-24T21:55:00Z">
        <w:r>
          <w:t>look like Figure 6 be</w:t>
        </w:r>
      </w:ins>
      <w:ins w:id="109" w:author="Elijah Manor" w:date="2010-01-24T21:56:00Z">
        <w:r>
          <w:t>low.</w:t>
        </w:r>
      </w:ins>
    </w:p>
    <w:p w:rsidR="002C66E1" w:rsidRDefault="002C66E1" w:rsidP="0058131D">
      <w:pPr>
        <w:rPr>
          <w:ins w:id="110" w:author="Elijah Manor" w:date="2010-01-24T21:46:00Z"/>
        </w:rPr>
      </w:pPr>
      <w:r>
        <w:rPr>
          <w:noProof/>
        </w:rPr>
        <w:lastRenderedPageBreak/>
        <w:drawing>
          <wp:inline distT="0" distB="0" distL="0" distR="0">
            <wp:extent cx="5792009" cy="1124107"/>
            <wp:effectExtent l="19050" t="0" r="0" b="0"/>
            <wp:docPr id="8" name="Picture 7" descr="JSCoverage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After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F3" w:rsidRDefault="00812DF3" w:rsidP="0058131D">
      <w:ins w:id="111" w:author="Elijah Manor" w:date="2010-01-24T21:46:00Z">
        <w:r>
          <w:t>F</w:t>
        </w:r>
        <w:r>
          <w:t>igure 6</w:t>
        </w:r>
        <w:r>
          <w:t xml:space="preserve"> </w:t>
        </w:r>
      </w:ins>
      <w:ins w:id="112" w:author="Elijah Manor" w:date="2010-01-24T21:56:00Z">
        <w:r w:rsidR="00E9406D">
          <w:t>Folder structure after running the JS Coverage command line program</w:t>
        </w:r>
      </w:ins>
    </w:p>
    <w:p w:rsidR="00754A89" w:rsidDel="00812DF3" w:rsidRDefault="00754A89" w:rsidP="0058131D">
      <w:pPr>
        <w:rPr>
          <w:del w:id="113" w:author="Elijah Manor" w:date="2010-01-24T21:47:00Z"/>
        </w:rPr>
      </w:pPr>
      <w:del w:id="114" w:author="Elijah Manor" w:date="2010-01-24T21:47:00Z">
        <w:r w:rsidDel="00812DF3">
          <w:delText>Figure 5: EM: Please add caption</w:delText>
        </w:r>
      </w:del>
    </w:p>
    <w:p w:rsidR="002C66E1" w:rsidRDefault="00BB2C28" w:rsidP="0058131D">
      <w:r>
        <w:t>I</w:t>
      </w:r>
      <w:r w:rsidR="002C66E1">
        <w:t>nside your new Instrumented folder</w:t>
      </w:r>
      <w:r>
        <w:t>,</w:t>
      </w:r>
      <w:r w:rsidR="002C66E1">
        <w:t xml:space="preserve"> </w:t>
      </w:r>
      <w:r>
        <w:t>you’ll find a</w:t>
      </w:r>
      <w:r w:rsidR="002C66E1">
        <w:t xml:space="preserve"> file named jscoverage.html</w:t>
      </w:r>
      <w:r>
        <w:t xml:space="preserve">, which </w:t>
      </w:r>
      <w:r w:rsidR="002C66E1">
        <w:t xml:space="preserve">you </w:t>
      </w:r>
      <w:r>
        <w:t xml:space="preserve">can </w:t>
      </w:r>
      <w:r w:rsidR="002C66E1">
        <w:t xml:space="preserve">launch to start </w:t>
      </w:r>
      <w:r>
        <w:t xml:space="preserve">analyzing </w:t>
      </w:r>
      <w:r w:rsidR="002C66E1">
        <w:t>your code coverage.</w:t>
      </w:r>
      <w:r w:rsidR="00033445">
        <w:t xml:space="preserve"> </w:t>
      </w:r>
      <w:ins w:id="115" w:author="Elijah Manor" w:date="2010-01-24T21:49:00Z">
        <w:r w:rsidR="00E9406D">
          <w:t>Next, you t</w:t>
        </w:r>
      </w:ins>
      <w:del w:id="116" w:author="Elijah Manor" w:date="2010-01-24T21:49:00Z">
        <w:r w:rsidDel="00E9406D">
          <w:delText>T</w:delText>
        </w:r>
      </w:del>
      <w:r w:rsidR="00033445">
        <w:t>ype in</w:t>
      </w:r>
      <w:ins w:id="117" w:author="Elijah Manor" w:date="2010-01-24T21:49:00Z">
        <w:r w:rsidR="00E9406D">
          <w:t xml:space="preserve"> the URL </w:t>
        </w:r>
      </w:ins>
      <w:del w:id="118" w:author="Elijah Manor" w:date="2010-01-24T21:50:00Z">
        <w:r w:rsidR="00033445" w:rsidDel="00E9406D">
          <w:delText xml:space="preserve"> </w:delText>
        </w:r>
        <w:commentRangeStart w:id="119"/>
        <w:r w:rsidDel="00E9406D">
          <w:delText>the name</w:delText>
        </w:r>
        <w:commentRangeEnd w:id="119"/>
        <w:r w:rsidR="00754A89" w:rsidDel="00E9406D">
          <w:rPr>
            <w:rStyle w:val="CommentReference"/>
          </w:rPr>
          <w:commentReference w:id="119"/>
        </w:r>
        <w:r w:rsidDel="00E9406D">
          <w:delText xml:space="preserve"> </w:delText>
        </w:r>
      </w:del>
      <w:r>
        <w:t xml:space="preserve">of </w:t>
      </w:r>
      <w:r w:rsidR="00033445">
        <w:t>your QUnit html file</w:t>
      </w:r>
      <w:r>
        <w:t>,</w:t>
      </w:r>
      <w:r w:rsidR="00033445">
        <w:t xml:space="preserve"> and </w:t>
      </w:r>
      <w:r>
        <w:t xml:space="preserve">then </w:t>
      </w:r>
      <w:r w:rsidR="00033445">
        <w:t>click the Go</w:t>
      </w:r>
      <w:r>
        <w:t xml:space="preserve"> </w:t>
      </w:r>
      <w:r w:rsidR="00033445">
        <w:t>button to start analyzing your code.</w:t>
      </w:r>
      <w:r w:rsidR="00754A89">
        <w:t xml:space="preserve"> You’ll see results like those shown in Figure </w:t>
      </w:r>
      <w:ins w:id="120" w:author="Elijah Manor" w:date="2010-01-24T21:47:00Z">
        <w:r w:rsidR="00812DF3">
          <w:t>7</w:t>
        </w:r>
      </w:ins>
      <w:del w:id="121" w:author="Elijah Manor" w:date="2010-01-24T21:47:00Z">
        <w:r w:rsidR="00754A89" w:rsidDel="00812DF3">
          <w:delText>6</w:delText>
        </w:r>
      </w:del>
      <w:r w:rsidR="00754A89">
        <w:t>.</w:t>
      </w:r>
    </w:p>
    <w:p w:rsidR="002C66E1" w:rsidRDefault="00033445" w:rsidP="0058131D">
      <w:r>
        <w:rPr>
          <w:noProof/>
        </w:rPr>
        <w:drawing>
          <wp:inline distT="0" distB="0" distL="0" distR="0">
            <wp:extent cx="4442129" cy="3331597"/>
            <wp:effectExtent l="19050" t="0" r="0" b="0"/>
            <wp:docPr id="9" name="Picture 8" descr="JSCoverage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Browser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510" cy="33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r>
        <w:t xml:space="preserve">Figure </w:t>
      </w:r>
      <w:ins w:id="122" w:author="Elijah Manor" w:date="2010-01-24T21:47:00Z">
        <w:r w:rsidR="00812DF3">
          <w:t>7</w:t>
        </w:r>
      </w:ins>
      <w:del w:id="123" w:author="Elijah Manor" w:date="2010-01-24T21:47:00Z">
        <w:r w:rsidDel="00812DF3">
          <w:delText>6</w:delText>
        </w:r>
      </w:del>
      <w:r>
        <w:t xml:space="preserve"> Code-coverage results in JSCoverage.</w:t>
      </w:r>
    </w:p>
    <w:p w:rsidR="00033445" w:rsidRDefault="00BB2C28" w:rsidP="0058131D">
      <w:r>
        <w:t xml:space="preserve">After </w:t>
      </w:r>
      <w:r w:rsidR="00033445">
        <w:t xml:space="preserve">all the tests run, </w:t>
      </w:r>
      <w:r w:rsidR="00754A89">
        <w:t xml:space="preserve">click </w:t>
      </w:r>
      <w:r w:rsidR="00033445">
        <w:t>the Summary tab to view details about which files were r</w:t>
      </w:r>
      <w:r>
        <w:t>u</w:t>
      </w:r>
      <w:r w:rsidR="00033445">
        <w:t xml:space="preserve">n, how many statements were executed, and the percentage of coverage your tests have. </w:t>
      </w:r>
      <w:r w:rsidR="00754A89">
        <w:t xml:space="preserve">Figure </w:t>
      </w:r>
      <w:ins w:id="124" w:author="Elijah Manor" w:date="2010-01-24T21:47:00Z">
        <w:r w:rsidR="00812DF3">
          <w:t>8</w:t>
        </w:r>
      </w:ins>
      <w:del w:id="125" w:author="Elijah Manor" w:date="2010-01-24T21:47:00Z">
        <w:r w:rsidR="00754A89" w:rsidDel="00812DF3">
          <w:delText>7</w:delText>
        </w:r>
      </w:del>
      <w:r w:rsidR="00754A89">
        <w:t xml:space="preserve"> shows an example.</w:t>
      </w:r>
    </w:p>
    <w:p w:rsidR="00033445" w:rsidRDefault="00033445" w:rsidP="0058131D">
      <w:r>
        <w:rPr>
          <w:noProof/>
        </w:rPr>
        <w:lastRenderedPageBreak/>
        <w:drawing>
          <wp:inline distT="0" distB="0" distL="0" distR="0">
            <wp:extent cx="4325509" cy="3244132"/>
            <wp:effectExtent l="19050" t="0" r="0" b="0"/>
            <wp:docPr id="10" name="Picture 9" descr="JSCoverageSummary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ummary10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06" cy="32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r>
        <w:t xml:space="preserve">Figure </w:t>
      </w:r>
      <w:ins w:id="126" w:author="Elijah Manor" w:date="2010-01-24T21:47:00Z">
        <w:r w:rsidR="00812DF3">
          <w:t>8</w:t>
        </w:r>
      </w:ins>
      <w:del w:id="127" w:author="Elijah Manor" w:date="2010-01-24T21:47:00Z">
        <w:r w:rsidDel="00812DF3">
          <w:delText>7</w:delText>
        </w:r>
      </w:del>
      <w:r>
        <w:t xml:space="preserve"> A summary of code coverage analysis</w:t>
      </w:r>
    </w:p>
    <w:p w:rsidR="00E91EF8" w:rsidRDefault="00E91EF8" w:rsidP="0058131D">
      <w:r>
        <w:t xml:space="preserve">You can view the percentage of code coverage for each file </w:t>
      </w:r>
      <w:r w:rsidR="00BB2C28">
        <w:t xml:space="preserve">(represented </w:t>
      </w:r>
      <w:r w:rsidR="00754A89">
        <w:t>as</w:t>
      </w:r>
      <w:r w:rsidR="00BB2C28">
        <w:t xml:space="preserve"> a progress bar) </w:t>
      </w:r>
      <w:r>
        <w:t>in the right</w:t>
      </w:r>
      <w:r w:rsidR="00BB2C28">
        <w:t>-</w:t>
      </w:r>
      <w:r>
        <w:t>hand column. In our example, we have 100</w:t>
      </w:r>
      <w:r w:rsidR="00BB2C28">
        <w:t xml:space="preserve"> percent</w:t>
      </w:r>
      <w:r>
        <w:t xml:space="preserve"> test coverage, which means that our unit tests were able to execute each line in our jQuery plugin. </w:t>
      </w:r>
    </w:p>
    <w:p w:rsidR="00E91EF8" w:rsidRDefault="0091614A" w:rsidP="0058131D">
      <w:r w:rsidRPr="0091614A">
        <w:rPr>
          <w:b/>
        </w:rPr>
        <w:t>Note:</w:t>
      </w:r>
      <w:r w:rsidR="00FA7297">
        <w:t xml:space="preserve"> When you start getting into </w:t>
      </w:r>
      <w:r w:rsidR="00BB2C28">
        <w:t>u</w:t>
      </w:r>
      <w:r w:rsidR="00FA7297">
        <w:t xml:space="preserve">nit </w:t>
      </w:r>
      <w:r w:rsidR="00BB2C28">
        <w:t>t</w:t>
      </w:r>
      <w:r w:rsidR="00FA7297">
        <w:t xml:space="preserve">esting and </w:t>
      </w:r>
      <w:r w:rsidR="00BB2C28">
        <w:t>c</w:t>
      </w:r>
      <w:r w:rsidR="00FA7297">
        <w:t xml:space="preserve">ode </w:t>
      </w:r>
      <w:r w:rsidR="00BB2C28">
        <w:t>c</w:t>
      </w:r>
      <w:r w:rsidR="00FA7297">
        <w:t>overage</w:t>
      </w:r>
      <w:r w:rsidR="00BB2C28">
        <w:t>,</w:t>
      </w:r>
      <w:r w:rsidR="00FA7297">
        <w:t xml:space="preserve"> you might </w:t>
      </w:r>
      <w:r w:rsidR="00BB2C28">
        <w:t>become</w:t>
      </w:r>
      <w:r w:rsidR="00FA7297">
        <w:t xml:space="preserve"> obsessed with </w:t>
      </w:r>
      <w:r w:rsidR="00BB2C28">
        <w:t xml:space="preserve">achieving </w:t>
      </w:r>
      <w:r w:rsidR="00FA7297">
        <w:t>100</w:t>
      </w:r>
      <w:r w:rsidR="00BB2C28">
        <w:t xml:space="preserve"> percent</w:t>
      </w:r>
      <w:r w:rsidR="00FA7297">
        <w:t xml:space="preserve"> coverage on your tests, but that isn't necessary. The point is to test the important </w:t>
      </w:r>
      <w:r w:rsidR="00BB2C28">
        <w:t xml:space="preserve">features and requirements for sure </w:t>
      </w:r>
      <w:r w:rsidR="00FA7297">
        <w:t xml:space="preserve">and </w:t>
      </w:r>
      <w:r w:rsidR="00BB2C28">
        <w:t xml:space="preserve">the </w:t>
      </w:r>
      <w:r w:rsidR="00FA7297">
        <w:t xml:space="preserve">edge cases as much as you can, but there is a point </w:t>
      </w:r>
      <w:r w:rsidR="00BB2C28">
        <w:t>at which</w:t>
      </w:r>
      <w:r w:rsidR="00FA7297">
        <w:t xml:space="preserve"> the effort of getting higher coverage is not in your best interest. Unit </w:t>
      </w:r>
      <w:r w:rsidR="00BB2C28">
        <w:t>t</w:t>
      </w:r>
      <w:r w:rsidR="00FA7297">
        <w:t xml:space="preserve">esting is supposed to help give you assurance </w:t>
      </w:r>
      <w:r w:rsidR="00BB2C28">
        <w:t>about</w:t>
      </w:r>
      <w:r w:rsidR="00FA7297">
        <w:t xml:space="preserve"> your code's behavior and to make refactoring much easier and more reliable.</w:t>
      </w:r>
    </w:p>
    <w:p w:rsidR="00033445" w:rsidRDefault="00FA7297" w:rsidP="0058131D">
      <w:r>
        <w:t>If you don't have 100</w:t>
      </w:r>
      <w:r w:rsidR="00BB2C28">
        <w:t xml:space="preserve"> percent </w:t>
      </w:r>
      <w:r>
        <w:t xml:space="preserve">code coverage, </w:t>
      </w:r>
      <w:r w:rsidR="00BB2C28">
        <w:t xml:space="preserve">you can use </w:t>
      </w:r>
      <w:r>
        <w:t xml:space="preserve">some </w:t>
      </w:r>
      <w:r w:rsidR="00BB2C28">
        <w:t xml:space="preserve">of the </w:t>
      </w:r>
      <w:r>
        <w:t>nice features of JSCoverage to help you see the code that isn't covered. To see this in action</w:t>
      </w:r>
      <w:r w:rsidR="00033445">
        <w:t>, let</w:t>
      </w:r>
      <w:r w:rsidR="00BB2C28">
        <w:t>’</w:t>
      </w:r>
      <w:r w:rsidR="00033445">
        <w:t>s comment out one of our unit tests and run the code coverage tool again, but this time we</w:t>
      </w:r>
      <w:r w:rsidR="00754A89">
        <w:t>’</w:t>
      </w:r>
      <w:r w:rsidR="00033445">
        <w:t xml:space="preserve">ll check the Show </w:t>
      </w:r>
      <w:r w:rsidR="00BB2C28">
        <w:t>M</w:t>
      </w:r>
      <w:r w:rsidR="00033445">
        <w:t xml:space="preserve">issing </w:t>
      </w:r>
      <w:r w:rsidR="00BB2C28">
        <w:t>S</w:t>
      </w:r>
      <w:r w:rsidR="00033445">
        <w:t xml:space="preserve">tatements </w:t>
      </w:r>
      <w:r w:rsidR="00BB2C28">
        <w:t>C</w:t>
      </w:r>
      <w:r w:rsidR="00033445">
        <w:t>olumn</w:t>
      </w:r>
      <w:r w:rsidR="00BB2C28">
        <w:t xml:space="preserve"> option</w:t>
      </w:r>
      <w:r w:rsidR="00033445">
        <w:t>.</w:t>
      </w:r>
      <w:r w:rsidR="00754A89">
        <w:t xml:space="preserve"> The results are shown in Figure </w:t>
      </w:r>
      <w:ins w:id="128" w:author="Elijah Manor" w:date="2010-01-24T21:47:00Z">
        <w:r w:rsidR="00812DF3">
          <w:t>9</w:t>
        </w:r>
      </w:ins>
      <w:del w:id="129" w:author="Elijah Manor" w:date="2010-01-24T21:47:00Z">
        <w:r w:rsidR="00754A89" w:rsidDel="00812DF3">
          <w:delText>8</w:delText>
        </w:r>
      </w:del>
      <w:r w:rsidR="00754A89">
        <w:t>.</w:t>
      </w:r>
    </w:p>
    <w:p w:rsidR="00033445" w:rsidRDefault="00033445" w:rsidP="0058131D">
      <w:r>
        <w:rPr>
          <w:noProof/>
        </w:rPr>
        <w:lastRenderedPageBreak/>
        <w:drawing>
          <wp:inline distT="0" distB="0" distL="0" distR="0">
            <wp:extent cx="4079019" cy="3059264"/>
            <wp:effectExtent l="19050" t="0" r="0" b="0"/>
            <wp:docPr id="11" name="Picture 10" descr="JSCoverageSummary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ummary9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451" cy="30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9" w:rsidRDefault="00754A89" w:rsidP="0058131D">
      <w:r>
        <w:t xml:space="preserve">Figure </w:t>
      </w:r>
      <w:ins w:id="130" w:author="Elijah Manor" w:date="2010-01-24T21:47:00Z">
        <w:r w:rsidR="00812DF3">
          <w:t>9</w:t>
        </w:r>
      </w:ins>
      <w:del w:id="131" w:author="Elijah Manor" w:date="2010-01-24T21:47:00Z">
        <w:r w:rsidDel="00812DF3">
          <w:delText>8</w:delText>
        </w:r>
      </w:del>
      <w:r>
        <w:t xml:space="preserve"> You can check untested lines by clicking them.</w:t>
      </w:r>
    </w:p>
    <w:p w:rsidR="00033445" w:rsidRDefault="00033445" w:rsidP="0058131D">
      <w:r>
        <w:t xml:space="preserve">Now </w:t>
      </w:r>
      <w:r w:rsidR="00BB2C28">
        <w:t xml:space="preserve">you </w:t>
      </w:r>
      <w:r>
        <w:t xml:space="preserve">can see that </w:t>
      </w:r>
      <w:r w:rsidR="00BB2C28">
        <w:t xml:space="preserve">code coverage is </w:t>
      </w:r>
      <w:r>
        <w:t>only 97</w:t>
      </w:r>
      <w:r w:rsidR="00BB2C28">
        <w:t xml:space="preserve"> percent </w:t>
      </w:r>
      <w:r>
        <w:t xml:space="preserve">and </w:t>
      </w:r>
      <w:r w:rsidR="00BB2C28">
        <w:t xml:space="preserve">that </w:t>
      </w:r>
      <w:r>
        <w:t>the Missing column shows us which lines weren't tested. By clicking one of the linked numbers</w:t>
      </w:r>
      <w:r w:rsidR="00BB2C28">
        <w:t>,</w:t>
      </w:r>
      <w:r>
        <w:t xml:space="preserve"> you can view the source code and see which lines were executed</w:t>
      </w:r>
      <w:r w:rsidR="00754A89">
        <w:t xml:space="preserve">, as shown in Figure </w:t>
      </w:r>
      <w:ins w:id="132" w:author="Elijah Manor" w:date="2010-01-24T21:47:00Z">
        <w:r w:rsidR="00812DF3">
          <w:t>10</w:t>
        </w:r>
      </w:ins>
      <w:del w:id="133" w:author="Elijah Manor" w:date="2010-01-24T21:47:00Z">
        <w:r w:rsidR="00754A89" w:rsidDel="00812DF3">
          <w:delText>9</w:delText>
        </w:r>
      </w:del>
      <w:r w:rsidR="00754A89">
        <w:t>.</w:t>
      </w:r>
    </w:p>
    <w:p w:rsidR="00033445" w:rsidRDefault="00033445" w:rsidP="0058131D">
      <w:r>
        <w:rPr>
          <w:noProof/>
        </w:rPr>
        <w:drawing>
          <wp:inline distT="0" distB="0" distL="0" distR="0">
            <wp:extent cx="3572787" cy="2679590"/>
            <wp:effectExtent l="19050" t="0" r="8613" b="0"/>
            <wp:docPr id="12" name="Picture 11" descr="JSCoverageSourc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CoverageSource9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289" cy="26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F3" w:rsidRDefault="00812DF3" w:rsidP="0058131D">
      <w:pPr>
        <w:rPr>
          <w:ins w:id="134" w:author="Elijah Manor" w:date="2010-01-24T21:47:00Z"/>
        </w:rPr>
      </w:pPr>
      <w:ins w:id="135" w:author="Elijah Manor" w:date="2010-01-24T21:47:00Z">
        <w:r>
          <w:t>F</w:t>
        </w:r>
        <w:r>
          <w:t xml:space="preserve">igure </w:t>
        </w:r>
      </w:ins>
      <w:ins w:id="136" w:author="Elijah Manor" w:date="2010-01-24T21:48:00Z">
        <w:r>
          <w:t>10</w:t>
        </w:r>
      </w:ins>
      <w:ins w:id="137" w:author="Elijah Manor" w:date="2010-01-24T21:47:00Z">
        <w:r w:rsidR="00E9406D">
          <w:t xml:space="preserve"> </w:t>
        </w:r>
      </w:ins>
      <w:ins w:id="138" w:author="Elijah Manor" w:date="2010-01-24T21:57:00Z">
        <w:r w:rsidR="00E9406D">
          <w:t>Visually see which lines of code have been executed by your Unit Tests</w:t>
        </w:r>
      </w:ins>
    </w:p>
    <w:p w:rsidR="00FA7297" w:rsidRDefault="00FA7297" w:rsidP="0058131D">
      <w:r>
        <w:t xml:space="preserve">Not only can </w:t>
      </w:r>
      <w:r w:rsidR="006C3B15">
        <w:t>you</w:t>
      </w:r>
      <w:r>
        <w:t xml:space="preserve"> see </w:t>
      </w:r>
      <w:r w:rsidR="00754A89">
        <w:t xml:space="preserve">in red </w:t>
      </w:r>
      <w:r>
        <w:t xml:space="preserve">the lines of code that weren't executed in our unit tests, but </w:t>
      </w:r>
      <w:r w:rsidR="006C3B15">
        <w:t>you</w:t>
      </w:r>
      <w:r>
        <w:t xml:space="preserve"> can see </w:t>
      </w:r>
      <w:r w:rsidR="00754A89">
        <w:t xml:space="preserve">in green </w:t>
      </w:r>
      <w:r>
        <w:t xml:space="preserve">how many times other lines of code were executed. </w:t>
      </w:r>
    </w:p>
    <w:p w:rsidR="00FA7297" w:rsidRDefault="0091614A" w:rsidP="0058131D">
      <w:r w:rsidRPr="0091614A">
        <w:rPr>
          <w:b/>
        </w:rPr>
        <w:lastRenderedPageBreak/>
        <w:t>Note:</w:t>
      </w:r>
      <w:r w:rsidR="00FA7297">
        <w:t xml:space="preserve"> If you decide to </w:t>
      </w:r>
      <w:r w:rsidR="00754A89">
        <w:t>write</w:t>
      </w:r>
      <w:r w:rsidR="00FA7297">
        <w:t xml:space="preserve"> additional unit tests to cover the lines </w:t>
      </w:r>
      <w:r w:rsidR="00754A89">
        <w:t xml:space="preserve">shown </w:t>
      </w:r>
      <w:r w:rsidR="00FA7297">
        <w:t xml:space="preserve">in red, you need to rerun the </w:t>
      </w:r>
      <w:r w:rsidR="006C3B15">
        <w:t>JSC</w:t>
      </w:r>
      <w:r w:rsidR="00FA7297">
        <w:t>overage command</w:t>
      </w:r>
      <w:r w:rsidR="006C3B15">
        <w:t>-</w:t>
      </w:r>
      <w:r w:rsidR="00FA7297">
        <w:t xml:space="preserve">line tool to regenerate the </w:t>
      </w:r>
      <w:r w:rsidR="006C3B15">
        <w:t>I</w:t>
      </w:r>
      <w:r w:rsidR="00FA7297">
        <w:t>nstrumented folder to test code coverage again.</w:t>
      </w:r>
    </w:p>
    <w:p w:rsidR="00823D99" w:rsidRDefault="00FA7297">
      <w:pPr>
        <w:pStyle w:val="Heading1"/>
      </w:pPr>
      <w:r>
        <w:t>Conclusion</w:t>
      </w:r>
    </w:p>
    <w:p w:rsidR="0015784D" w:rsidRPr="00FA7297" w:rsidRDefault="006C3B15" w:rsidP="00FA7297">
      <w:r>
        <w:t>I</w:t>
      </w:r>
      <w:r w:rsidR="0015784D">
        <w:t xml:space="preserve">f you are interested in </w:t>
      </w:r>
      <w:r>
        <w:t>u</w:t>
      </w:r>
      <w:r w:rsidR="0015784D">
        <w:t xml:space="preserve">nit </w:t>
      </w:r>
      <w:r>
        <w:t>t</w:t>
      </w:r>
      <w:r w:rsidR="0015784D">
        <w:t xml:space="preserve">esting your JavaScript code or in </w:t>
      </w:r>
      <w:r w:rsidR="009B2D8F">
        <w:t xml:space="preserve">JavaScript </w:t>
      </w:r>
      <w:r>
        <w:t>t</w:t>
      </w:r>
      <w:r w:rsidR="0015784D">
        <w:t>est</w:t>
      </w:r>
      <w:r>
        <w:t>-d</w:t>
      </w:r>
      <w:r w:rsidR="0015784D">
        <w:t xml:space="preserve">riven </w:t>
      </w:r>
      <w:r>
        <w:t>d</w:t>
      </w:r>
      <w:r w:rsidR="0015784D">
        <w:t xml:space="preserve">evelopment, the tools </w:t>
      </w:r>
      <w:r>
        <w:t xml:space="preserve">I’ve demonstrated in this article </w:t>
      </w:r>
      <w:r w:rsidR="0015784D">
        <w:t xml:space="preserve">can help you gain </w:t>
      </w:r>
      <w:r>
        <w:t>confidence</w:t>
      </w:r>
      <w:r w:rsidR="0015784D">
        <w:t xml:space="preserve"> in your code's ability to complete the feature</w:t>
      </w:r>
      <w:r w:rsidR="00515573">
        <w:t xml:space="preserve">s you've worked </w:t>
      </w:r>
      <w:r>
        <w:t xml:space="preserve">to </w:t>
      </w:r>
      <w:r w:rsidR="00515573">
        <w:t>develop</w:t>
      </w:r>
      <w:r w:rsidR="0015784D">
        <w:t xml:space="preserve">. At the point </w:t>
      </w:r>
      <w:r>
        <w:t xml:space="preserve">at which </w:t>
      </w:r>
      <w:r w:rsidR="0015784D">
        <w:t>you need to refactor your code, it is a good idea to have your code</w:t>
      </w:r>
      <w:ins w:id="139" w:author="Elijah Manor" w:date="2010-01-24T21:48:00Z">
        <w:r w:rsidR="00E9406D">
          <w:t xml:space="preserve"> unit tested </w:t>
        </w:r>
      </w:ins>
      <w:del w:id="140" w:author="Elijah Manor" w:date="2010-01-24T21:48:00Z">
        <w:r w:rsidR="0015784D" w:rsidDel="00E9406D">
          <w:delText xml:space="preserve"> </w:delText>
        </w:r>
        <w:commentRangeStart w:id="141"/>
        <w:r w:rsidR="00515573" w:rsidDel="00E9406D">
          <w:delText xml:space="preserve">under </w:delText>
        </w:r>
        <w:r w:rsidR="0015784D" w:rsidDel="00E9406D">
          <w:delText>Unit Tested</w:delText>
        </w:r>
        <w:commentRangeEnd w:id="141"/>
        <w:r w:rsidDel="00E9406D">
          <w:rPr>
            <w:rStyle w:val="CommentReference"/>
          </w:rPr>
          <w:commentReference w:id="141"/>
        </w:r>
      </w:del>
      <w:r w:rsidR="0015784D">
        <w:t xml:space="preserve"> so that you can rerun your test</w:t>
      </w:r>
      <w:r w:rsidR="00515573">
        <w:t>s and</w:t>
      </w:r>
      <w:r w:rsidR="0015784D">
        <w:t xml:space="preserve"> </w:t>
      </w:r>
      <w:r>
        <w:t>b</w:t>
      </w:r>
      <w:r w:rsidR="0015784D">
        <w:t>e sure you didn't break anything in the process.</w:t>
      </w:r>
    </w:p>
    <w:sectPr w:rsidR="0015784D" w:rsidRPr="00FA7297" w:rsidSect="00CF4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can you add a noun after redesign to keep the ideas parallel (refactor methods, rename variables, redesign something?</w:t>
      </w:r>
    </w:p>
  </w:comment>
  <w:comment w:id="65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This seems like a good spot for a subhead if you think one fits here. The last paragraph sets up a little transition, which is why I’m suggesting it for here. Maybe Managing Plugin State or something like that.</w:t>
      </w:r>
    </w:p>
  </w:comment>
  <w:comment w:id="71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Consider another subhead here.</w:t>
      </w:r>
    </w:p>
  </w:comment>
  <w:comment w:id="74" w:author="jpierce" w:date="2010-01-24T22:59:00Z" w:initials="jpp">
    <w:p w:rsidR="00BC1D83" w:rsidRDefault="00BC1D83" w:rsidP="00BC1D83">
      <w:pPr>
        <w:pStyle w:val="CommentText"/>
      </w:pPr>
      <w:r>
        <w:rPr>
          <w:rStyle w:val="CommentReference"/>
        </w:rPr>
        <w:annotationRef/>
      </w:r>
      <w:r>
        <w:t>EM: Consider another subhead here.</w:t>
      </w:r>
    </w:p>
  </w:comment>
  <w:comment w:id="79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I’m not sure what you mean by off of here. Can you clarify?</w:t>
      </w:r>
    </w:p>
  </w:comment>
  <w:comment w:id="80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this antecedent seems to go back to request (singular). Should request be requests to match?</w:t>
      </w:r>
    </w:p>
  </w:comment>
  <w:comment w:id="92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The following screen shots need a little context. Are these files that are available on your website? Please add a caption to describe them and some text to introduce them.</w:t>
      </w:r>
    </w:p>
  </w:comment>
  <w:comment w:id="119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Is the edit correct here? You enter the file’s name but not the file’s HTML content?</w:t>
      </w:r>
    </w:p>
  </w:comment>
  <w:comment w:id="141" w:author="jpierce" w:date="2010-01-20T10:37:00Z" w:initials="jpp">
    <w:p w:rsidR="00823D99" w:rsidRDefault="00823D99">
      <w:pPr>
        <w:pStyle w:val="CommentText"/>
      </w:pPr>
      <w:r>
        <w:rPr>
          <w:rStyle w:val="CommentReference"/>
        </w:rPr>
        <w:annotationRef/>
      </w:r>
      <w:r>
        <w:t>EM: not sure what you mean here. Is this a folder you would use to store unit tested code?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B0BC8"/>
    <w:multiLevelType w:val="hybridMultilevel"/>
    <w:tmpl w:val="3EC20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4606A"/>
    <w:multiLevelType w:val="hybridMultilevel"/>
    <w:tmpl w:val="33D00F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D77EED"/>
    <w:multiLevelType w:val="hybridMultilevel"/>
    <w:tmpl w:val="C7E41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C345AF"/>
    <w:multiLevelType w:val="hybridMultilevel"/>
    <w:tmpl w:val="FE02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FA711D"/>
    <w:multiLevelType w:val="hybridMultilevel"/>
    <w:tmpl w:val="320C5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4E0DFE"/>
    <w:multiLevelType w:val="hybridMultilevel"/>
    <w:tmpl w:val="D9E4A9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FDD51A4"/>
    <w:multiLevelType w:val="hybridMultilevel"/>
    <w:tmpl w:val="44828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BC0E4D"/>
    <w:multiLevelType w:val="hybridMultilevel"/>
    <w:tmpl w:val="320C5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trackRevisions/>
  <w:defaultTabStop w:val="720"/>
  <w:characterSpacingControl w:val="doNotCompress"/>
  <w:compat/>
  <w:rsids>
    <w:rsidRoot w:val="00F43C6C"/>
    <w:rsid w:val="00033445"/>
    <w:rsid w:val="00066126"/>
    <w:rsid w:val="00097EFE"/>
    <w:rsid w:val="000A0EB6"/>
    <w:rsid w:val="000A3799"/>
    <w:rsid w:val="000A679D"/>
    <w:rsid w:val="00134263"/>
    <w:rsid w:val="001446E5"/>
    <w:rsid w:val="0015784D"/>
    <w:rsid w:val="001739FE"/>
    <w:rsid w:val="001A6EC4"/>
    <w:rsid w:val="001C11D8"/>
    <w:rsid w:val="001D50F6"/>
    <w:rsid w:val="00231F26"/>
    <w:rsid w:val="0026591B"/>
    <w:rsid w:val="002C66E1"/>
    <w:rsid w:val="002F324A"/>
    <w:rsid w:val="002F4572"/>
    <w:rsid w:val="0033224F"/>
    <w:rsid w:val="00374D3A"/>
    <w:rsid w:val="003E0596"/>
    <w:rsid w:val="003F3122"/>
    <w:rsid w:val="00474079"/>
    <w:rsid w:val="004B16DF"/>
    <w:rsid w:val="004D4ADE"/>
    <w:rsid w:val="004E1795"/>
    <w:rsid w:val="005036D9"/>
    <w:rsid w:val="00515573"/>
    <w:rsid w:val="0055587A"/>
    <w:rsid w:val="005576BB"/>
    <w:rsid w:val="00573159"/>
    <w:rsid w:val="0058131D"/>
    <w:rsid w:val="005B40A4"/>
    <w:rsid w:val="005C2BC8"/>
    <w:rsid w:val="005F6213"/>
    <w:rsid w:val="0062675D"/>
    <w:rsid w:val="00675F28"/>
    <w:rsid w:val="006A7AA0"/>
    <w:rsid w:val="006C3B15"/>
    <w:rsid w:val="006F136E"/>
    <w:rsid w:val="00715675"/>
    <w:rsid w:val="0072007C"/>
    <w:rsid w:val="00754A89"/>
    <w:rsid w:val="00764D4A"/>
    <w:rsid w:val="007E6969"/>
    <w:rsid w:val="00803922"/>
    <w:rsid w:val="00812DF3"/>
    <w:rsid w:val="00823D99"/>
    <w:rsid w:val="00836550"/>
    <w:rsid w:val="008903A9"/>
    <w:rsid w:val="008A4C06"/>
    <w:rsid w:val="008A7B7E"/>
    <w:rsid w:val="008B105E"/>
    <w:rsid w:val="008B5B25"/>
    <w:rsid w:val="008D2467"/>
    <w:rsid w:val="008D4D31"/>
    <w:rsid w:val="008E184F"/>
    <w:rsid w:val="0091614A"/>
    <w:rsid w:val="00997A80"/>
    <w:rsid w:val="009B2D8F"/>
    <w:rsid w:val="009F5243"/>
    <w:rsid w:val="00A012E2"/>
    <w:rsid w:val="00A21B1B"/>
    <w:rsid w:val="00A35890"/>
    <w:rsid w:val="00A3606C"/>
    <w:rsid w:val="00A6019C"/>
    <w:rsid w:val="00A73910"/>
    <w:rsid w:val="00A86839"/>
    <w:rsid w:val="00A951C9"/>
    <w:rsid w:val="00AB7076"/>
    <w:rsid w:val="00B30424"/>
    <w:rsid w:val="00B3088F"/>
    <w:rsid w:val="00B316F4"/>
    <w:rsid w:val="00B4053F"/>
    <w:rsid w:val="00B571F4"/>
    <w:rsid w:val="00B632B5"/>
    <w:rsid w:val="00B842E8"/>
    <w:rsid w:val="00BB2C28"/>
    <w:rsid w:val="00BC1D83"/>
    <w:rsid w:val="00BF3DFF"/>
    <w:rsid w:val="00C46A95"/>
    <w:rsid w:val="00C97634"/>
    <w:rsid w:val="00CB67F2"/>
    <w:rsid w:val="00CD5F22"/>
    <w:rsid w:val="00CE5E94"/>
    <w:rsid w:val="00CF4ADA"/>
    <w:rsid w:val="00D4198E"/>
    <w:rsid w:val="00E118E0"/>
    <w:rsid w:val="00E91EF8"/>
    <w:rsid w:val="00E9406D"/>
    <w:rsid w:val="00EF4056"/>
    <w:rsid w:val="00EF4217"/>
    <w:rsid w:val="00F13111"/>
    <w:rsid w:val="00F43C6C"/>
    <w:rsid w:val="00F7104C"/>
    <w:rsid w:val="00F85A67"/>
    <w:rsid w:val="00FA08AF"/>
    <w:rsid w:val="00FA1D63"/>
    <w:rsid w:val="00FA61C9"/>
    <w:rsid w:val="00FA7297"/>
    <w:rsid w:val="00FB0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ADA"/>
  </w:style>
  <w:style w:type="paragraph" w:styleId="Heading1">
    <w:name w:val="heading 1"/>
    <w:basedOn w:val="Normal"/>
    <w:next w:val="Normal"/>
    <w:link w:val="Heading1Char"/>
    <w:uiPriority w:val="9"/>
    <w:qFormat/>
    <w:rsid w:val="00F43C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C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2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C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43C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6591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59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322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2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5E94"/>
    <w:pPr>
      <w:spacing w:after="0" w:line="240" w:lineRule="auto"/>
    </w:pPr>
  </w:style>
  <w:style w:type="character" w:customStyle="1" w:styleId="apple-style-span">
    <w:name w:val="apple-style-span"/>
    <w:basedOn w:val="DefaultParagraphFont"/>
    <w:rsid w:val="00715675"/>
  </w:style>
  <w:style w:type="character" w:customStyle="1" w:styleId="apple-converted-space">
    <w:name w:val="apple-converted-space"/>
    <w:basedOn w:val="DefaultParagraphFont"/>
    <w:rsid w:val="00715675"/>
  </w:style>
  <w:style w:type="character" w:styleId="Strong">
    <w:name w:val="Strong"/>
    <w:basedOn w:val="DefaultParagraphFont"/>
    <w:uiPriority w:val="22"/>
    <w:qFormat/>
    <w:rsid w:val="00715675"/>
    <w:rPr>
      <w:b/>
      <w:bCs/>
    </w:rPr>
  </w:style>
  <w:style w:type="character" w:styleId="Emphasis">
    <w:name w:val="Emphasis"/>
    <w:basedOn w:val="DefaultParagraphFont"/>
    <w:uiPriority w:val="20"/>
    <w:qFormat/>
    <w:rsid w:val="00715675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A601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01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231F2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739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39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39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39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3910"/>
    <w:rPr>
      <w:b/>
      <w:bCs/>
    </w:rPr>
  </w:style>
  <w:style w:type="paragraph" w:styleId="Revision">
    <w:name w:val="Revision"/>
    <w:hidden/>
    <w:uiPriority w:val="99"/>
    <w:semiHidden/>
    <w:rsid w:val="00823D9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jquery.com/QUnit" TargetMode="External"/><Relationship Id="rId13" Type="http://schemas.openxmlformats.org/officeDocument/2006/relationships/hyperlink" Target="http://siliconforks.com/jscoverag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siliconforks.com/jscoverage/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github.com/andybeeching/qmock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://weblogs.asp.net/rosherove/archive/2005/06/30/416872.aspx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msdn.microsoft.com/en-us/library/aa730844(VS.80).aspx" TargetMode="External"/><Relationship Id="rId11" Type="http://schemas.openxmlformats.org/officeDocument/2006/relationships/hyperlink" Target="http://api.jquery.com/jQuery.ajax/" TargetMode="External"/><Relationship Id="rId24" Type="http://schemas.openxmlformats.org/officeDocument/2006/relationships/image" Target="media/image5.png"/><Relationship Id="rId5" Type="http://schemas.openxmlformats.org/officeDocument/2006/relationships/hyperlink" Target="http://twitter.com/jeffreypalermo" TargetMode="External"/><Relationship Id="rId15" Type="http://schemas.openxmlformats.org/officeDocument/2006/relationships/hyperlink" Target="http://github.com/jquery/qunit" TargetMode="External"/><Relationship Id="rId23" Type="http://schemas.openxmlformats.org/officeDocument/2006/relationships/hyperlink" Target="http://siliconforks.com/jscoverage/manual.html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://github.com/andybeeching/qmock" TargetMode="External"/><Relationship Id="rId19" Type="http://schemas.openxmlformats.org/officeDocument/2006/relationships/hyperlink" Target="http://twitter.com/RoyOsherov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twitter.com/Jeresig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siliconforks.com/jscoverage/download.html" TargetMode="Externa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18</Pages>
  <Words>2780</Words>
  <Characters>15848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Elijah Manor</dc:creator>
  <cp:lastModifiedBy>Elijah Manor</cp:lastModifiedBy>
  <cp:revision>20</cp:revision>
  <dcterms:created xsi:type="dcterms:W3CDTF">2010-01-16T19:34:00Z</dcterms:created>
  <dcterms:modified xsi:type="dcterms:W3CDTF">2010-01-25T05:07:00Z</dcterms:modified>
</cp:coreProperties>
</file>